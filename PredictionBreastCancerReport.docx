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C2243" w14:textId="77777777" w:rsidR="00CE0FBC" w:rsidRPr="00D53386" w:rsidRDefault="00CE0FBC" w:rsidP="00B12353">
      <w:pPr>
        <w:pStyle w:val="Title"/>
        <w:jc w:val="both"/>
        <w:rPr>
          <w:rFonts w:ascii="Times New Roman" w:hAnsi="Times New Roman" w:cs="Times New Roman"/>
          <w:b/>
          <w:bCs/>
        </w:rPr>
      </w:pPr>
    </w:p>
    <w:p w14:paraId="1EB17856" w14:textId="77777777" w:rsidR="00CE0FBC" w:rsidRPr="00D53386" w:rsidRDefault="00CE0FBC" w:rsidP="00B12353">
      <w:pPr>
        <w:pStyle w:val="Title"/>
        <w:jc w:val="both"/>
        <w:rPr>
          <w:rFonts w:ascii="Times New Roman" w:hAnsi="Times New Roman" w:cs="Times New Roman"/>
          <w:b/>
          <w:bCs/>
        </w:rPr>
      </w:pPr>
    </w:p>
    <w:p w14:paraId="68C0A254" w14:textId="77777777" w:rsidR="00CE0FBC" w:rsidRPr="00D53386" w:rsidRDefault="00CE0FBC" w:rsidP="00B12353">
      <w:pPr>
        <w:pStyle w:val="Title"/>
        <w:jc w:val="both"/>
        <w:rPr>
          <w:rFonts w:ascii="Times New Roman" w:hAnsi="Times New Roman" w:cs="Times New Roman"/>
          <w:b/>
          <w:bCs/>
        </w:rPr>
      </w:pPr>
    </w:p>
    <w:p w14:paraId="13FE7B1D" w14:textId="77777777" w:rsidR="00CE0FBC" w:rsidRPr="00D53386" w:rsidRDefault="00CE0FBC" w:rsidP="00B12353">
      <w:pPr>
        <w:pStyle w:val="Title"/>
        <w:jc w:val="both"/>
        <w:rPr>
          <w:rFonts w:ascii="Times New Roman" w:hAnsi="Times New Roman" w:cs="Times New Roman"/>
          <w:b/>
          <w:bCs/>
        </w:rPr>
      </w:pPr>
    </w:p>
    <w:p w14:paraId="535334DA" w14:textId="77777777" w:rsidR="00CE0FBC" w:rsidRPr="00D53386" w:rsidRDefault="00CE0FBC" w:rsidP="00B12353">
      <w:pPr>
        <w:pStyle w:val="Title"/>
        <w:jc w:val="both"/>
        <w:rPr>
          <w:rFonts w:ascii="Times New Roman" w:hAnsi="Times New Roman" w:cs="Times New Roman"/>
          <w:b/>
          <w:bCs/>
        </w:rPr>
      </w:pPr>
    </w:p>
    <w:p w14:paraId="108E7EF5" w14:textId="77777777" w:rsidR="000D1679" w:rsidRPr="00D53386" w:rsidRDefault="000D1679" w:rsidP="00B12353">
      <w:pPr>
        <w:pStyle w:val="Title"/>
        <w:jc w:val="both"/>
        <w:rPr>
          <w:rFonts w:ascii="Times New Roman" w:hAnsi="Times New Roman" w:cs="Times New Roman"/>
          <w:b/>
          <w:bCs/>
        </w:rPr>
      </w:pPr>
    </w:p>
    <w:p w14:paraId="081FE010" w14:textId="77777777" w:rsidR="000D1679" w:rsidRPr="00D53386" w:rsidRDefault="000D1679" w:rsidP="00B12353">
      <w:pPr>
        <w:pStyle w:val="Title"/>
        <w:jc w:val="both"/>
        <w:rPr>
          <w:rFonts w:ascii="Times New Roman" w:hAnsi="Times New Roman" w:cs="Times New Roman"/>
          <w:b/>
          <w:bCs/>
        </w:rPr>
      </w:pPr>
    </w:p>
    <w:p w14:paraId="4692F83F" w14:textId="6FC2429B" w:rsidR="00976BA1" w:rsidRPr="00EA0724" w:rsidRDefault="00CE0FBC" w:rsidP="00B12353">
      <w:pPr>
        <w:pStyle w:val="Title"/>
        <w:jc w:val="both"/>
        <w:rPr>
          <w:rFonts w:ascii="Times New Roman" w:hAnsi="Times New Roman" w:cs="Times New Roman"/>
          <w:b/>
          <w:bCs/>
        </w:rPr>
      </w:pPr>
      <w:r w:rsidRPr="00EA0724">
        <w:rPr>
          <w:rFonts w:ascii="Times New Roman" w:hAnsi="Times New Roman" w:cs="Times New Roman"/>
          <w:b/>
          <w:bCs/>
        </w:rPr>
        <w:t>Prediction of Breast Cancer Diagnosis through Machine Learning</w:t>
      </w:r>
      <w:r w:rsidR="001A54C2">
        <w:rPr>
          <w:rFonts w:ascii="Times New Roman" w:hAnsi="Times New Roman" w:cs="Times New Roman"/>
          <w:b/>
          <w:bCs/>
        </w:rPr>
        <w:t xml:space="preserve"> Techniques</w:t>
      </w:r>
    </w:p>
    <w:p w14:paraId="21318EDF" w14:textId="77777777" w:rsidR="00CE0FBC" w:rsidRPr="00EA0724" w:rsidRDefault="00CE0FBC" w:rsidP="00B12353">
      <w:pPr>
        <w:jc w:val="both"/>
        <w:rPr>
          <w:rFonts w:ascii="Times New Roman" w:hAnsi="Times New Roman" w:cs="Times New Roman"/>
          <w:b/>
          <w:bCs/>
        </w:rPr>
      </w:pPr>
    </w:p>
    <w:p w14:paraId="6F0F632B" w14:textId="77777777" w:rsidR="00CE0FBC" w:rsidRPr="00EA0724" w:rsidRDefault="00CE0FBC" w:rsidP="00B12353">
      <w:pPr>
        <w:jc w:val="both"/>
        <w:rPr>
          <w:rFonts w:ascii="Times New Roman" w:hAnsi="Times New Roman" w:cs="Times New Roman"/>
          <w:b/>
          <w:bCs/>
        </w:rPr>
      </w:pPr>
    </w:p>
    <w:p w14:paraId="63DC1B1E" w14:textId="16FFE7DE" w:rsidR="00CE0FBC" w:rsidRPr="00EA0724" w:rsidRDefault="00CE0FBC" w:rsidP="00B12353">
      <w:pPr>
        <w:jc w:val="both"/>
        <w:rPr>
          <w:rFonts w:ascii="Times New Roman" w:hAnsi="Times New Roman" w:cs="Times New Roman"/>
          <w:color w:val="191919"/>
          <w:kern w:val="0"/>
          <w:sz w:val="34"/>
          <w:szCs w:val="34"/>
        </w:rPr>
      </w:pPr>
      <w:r w:rsidRPr="00EA0724">
        <w:rPr>
          <w:rFonts w:ascii="Times New Roman" w:hAnsi="Times New Roman" w:cs="Times New Roman"/>
          <w:color w:val="191919"/>
          <w:kern w:val="0"/>
          <w:sz w:val="34"/>
          <w:szCs w:val="34"/>
        </w:rPr>
        <w:t>Md Mahmudul Hasan</w:t>
      </w:r>
      <w:r w:rsidR="001A54C2">
        <w:rPr>
          <w:rFonts w:ascii="Times New Roman" w:hAnsi="Times New Roman" w:cs="Times New Roman"/>
          <w:color w:val="191919"/>
          <w:kern w:val="0"/>
          <w:sz w:val="34"/>
          <w:szCs w:val="34"/>
        </w:rPr>
        <w:t xml:space="preserve"> </w:t>
      </w:r>
      <w:r w:rsidR="001A54C2" w:rsidRPr="00EA0724">
        <w:rPr>
          <w:rFonts w:ascii="Times New Roman" w:hAnsi="Times New Roman" w:cs="Times New Roman"/>
          <w:color w:val="191919"/>
          <w:kern w:val="0"/>
          <w:sz w:val="34"/>
          <w:szCs w:val="34"/>
        </w:rPr>
        <w:t>Mamun</w:t>
      </w:r>
    </w:p>
    <w:p w14:paraId="6DE7CFC4" w14:textId="73AD6263" w:rsidR="00CE0FBC" w:rsidRPr="00EA0724" w:rsidRDefault="00CE0FBC" w:rsidP="00B12353">
      <w:pPr>
        <w:jc w:val="both"/>
        <w:rPr>
          <w:rFonts w:ascii="Times New Roman" w:hAnsi="Times New Roman" w:cs="Times New Roman"/>
          <w:color w:val="191919"/>
          <w:kern w:val="0"/>
          <w:sz w:val="34"/>
          <w:szCs w:val="34"/>
        </w:rPr>
      </w:pPr>
      <w:r w:rsidRPr="00EA0724">
        <w:rPr>
          <w:rFonts w:ascii="Times New Roman" w:hAnsi="Times New Roman" w:cs="Times New Roman"/>
          <w:color w:val="191919"/>
          <w:kern w:val="0"/>
          <w:sz w:val="34"/>
          <w:szCs w:val="34"/>
        </w:rPr>
        <w:t>Ruthwik Nadam</w:t>
      </w:r>
    </w:p>
    <w:p w14:paraId="06C0D229" w14:textId="726EE811" w:rsidR="00E5437A" w:rsidRPr="00EA0724" w:rsidRDefault="00CE0FBC" w:rsidP="00B12353">
      <w:pPr>
        <w:jc w:val="both"/>
        <w:rPr>
          <w:rFonts w:ascii="Times New Roman" w:hAnsi="Times New Roman" w:cs="Times New Roman"/>
          <w:color w:val="191919"/>
          <w:kern w:val="0"/>
          <w:sz w:val="34"/>
          <w:szCs w:val="34"/>
        </w:rPr>
      </w:pPr>
      <w:r w:rsidRPr="00EA0724">
        <w:rPr>
          <w:rFonts w:ascii="Times New Roman" w:hAnsi="Times New Roman" w:cs="Times New Roman"/>
          <w:color w:val="191919"/>
          <w:kern w:val="0"/>
          <w:sz w:val="34"/>
          <w:szCs w:val="34"/>
        </w:rPr>
        <w:t>Ayman</w:t>
      </w:r>
      <w:r w:rsidR="001A54C2">
        <w:rPr>
          <w:rFonts w:ascii="Times New Roman" w:hAnsi="Times New Roman" w:cs="Times New Roman"/>
          <w:color w:val="191919"/>
          <w:kern w:val="0"/>
          <w:sz w:val="34"/>
          <w:szCs w:val="34"/>
        </w:rPr>
        <w:t xml:space="preserve"> </w:t>
      </w:r>
      <w:proofErr w:type="spellStart"/>
      <w:r w:rsidR="001A54C2" w:rsidRPr="00EA0724">
        <w:rPr>
          <w:rFonts w:ascii="Times New Roman" w:hAnsi="Times New Roman" w:cs="Times New Roman"/>
          <w:color w:val="191919"/>
          <w:kern w:val="0"/>
          <w:sz w:val="34"/>
          <w:szCs w:val="34"/>
        </w:rPr>
        <w:t>Almomany</w:t>
      </w:r>
      <w:proofErr w:type="spellEnd"/>
    </w:p>
    <w:p w14:paraId="2B8E7F8F" w14:textId="77777777" w:rsidR="00E5437A" w:rsidRPr="00EA0724" w:rsidRDefault="00E5437A" w:rsidP="00B12353">
      <w:pPr>
        <w:jc w:val="both"/>
        <w:rPr>
          <w:rFonts w:ascii="Times New Roman" w:hAnsi="Times New Roman" w:cs="Times New Roman"/>
          <w:color w:val="191919"/>
          <w:kern w:val="0"/>
          <w:sz w:val="34"/>
          <w:szCs w:val="34"/>
        </w:rPr>
      </w:pPr>
      <w:r w:rsidRPr="00EA0724">
        <w:rPr>
          <w:rFonts w:ascii="Times New Roman" w:hAnsi="Times New Roman" w:cs="Times New Roman"/>
          <w:color w:val="191919"/>
          <w:kern w:val="0"/>
          <w:sz w:val="34"/>
          <w:szCs w:val="34"/>
        </w:rPr>
        <w:br w:type="page"/>
      </w:r>
    </w:p>
    <w:sdt>
      <w:sdtPr>
        <w:rPr>
          <w:rFonts w:asciiTheme="minorHAnsi" w:eastAsiaTheme="minorHAnsi" w:hAnsiTheme="minorHAnsi" w:cstheme="minorBidi"/>
          <w:b w:val="0"/>
          <w:bCs w:val="0"/>
          <w:color w:val="auto"/>
          <w:kern w:val="2"/>
          <w:sz w:val="24"/>
          <w:szCs w:val="24"/>
          <w14:ligatures w14:val="standardContextual"/>
        </w:rPr>
        <w:id w:val="-1437599776"/>
        <w:docPartObj>
          <w:docPartGallery w:val="Table of Contents"/>
          <w:docPartUnique/>
        </w:docPartObj>
      </w:sdtPr>
      <w:sdtEndPr>
        <w:rPr>
          <w:noProof/>
        </w:rPr>
      </w:sdtEndPr>
      <w:sdtContent>
        <w:p w14:paraId="00CAD795" w14:textId="2669FD95" w:rsidR="006B4345" w:rsidRDefault="006B4345">
          <w:pPr>
            <w:pStyle w:val="TOCHeading"/>
          </w:pPr>
          <w:r>
            <w:t>Table of Contents</w:t>
          </w:r>
        </w:p>
        <w:p w14:paraId="730B85D3" w14:textId="225304C4" w:rsidR="006B4345" w:rsidRDefault="006B4345">
          <w:pPr>
            <w:pStyle w:val="TOC1"/>
            <w:tabs>
              <w:tab w:val="right" w:leader="dot" w:pos="9350"/>
            </w:tabs>
            <w:rPr>
              <w:noProof/>
            </w:rPr>
          </w:pPr>
          <w:r>
            <w:rPr>
              <w:b w:val="0"/>
              <w:bCs w:val="0"/>
            </w:rPr>
            <w:fldChar w:fldCharType="begin"/>
          </w:r>
          <w:r>
            <w:instrText xml:space="preserve"> TOC \o "1-3" \h \z \u </w:instrText>
          </w:r>
          <w:r>
            <w:rPr>
              <w:b w:val="0"/>
              <w:bCs w:val="0"/>
            </w:rPr>
            <w:fldChar w:fldCharType="separate"/>
          </w:r>
          <w:hyperlink w:anchor="_Toc165567920" w:history="1">
            <w:r w:rsidRPr="00DE7468">
              <w:rPr>
                <w:rStyle w:val="Hyperlink"/>
                <w:noProof/>
              </w:rPr>
              <w:t>Abstract</w:t>
            </w:r>
            <w:r>
              <w:rPr>
                <w:noProof/>
                <w:webHidden/>
              </w:rPr>
              <w:tab/>
            </w:r>
            <w:r>
              <w:rPr>
                <w:noProof/>
                <w:webHidden/>
              </w:rPr>
              <w:fldChar w:fldCharType="begin"/>
            </w:r>
            <w:r>
              <w:rPr>
                <w:noProof/>
                <w:webHidden/>
              </w:rPr>
              <w:instrText xml:space="preserve"> PAGEREF _Toc165567920 \h </w:instrText>
            </w:r>
            <w:r>
              <w:rPr>
                <w:noProof/>
                <w:webHidden/>
              </w:rPr>
            </w:r>
            <w:r>
              <w:rPr>
                <w:noProof/>
                <w:webHidden/>
              </w:rPr>
              <w:fldChar w:fldCharType="separate"/>
            </w:r>
            <w:r>
              <w:rPr>
                <w:noProof/>
                <w:webHidden/>
              </w:rPr>
              <w:t>3</w:t>
            </w:r>
            <w:r>
              <w:rPr>
                <w:noProof/>
                <w:webHidden/>
              </w:rPr>
              <w:fldChar w:fldCharType="end"/>
            </w:r>
          </w:hyperlink>
        </w:p>
        <w:p w14:paraId="1C19F793" w14:textId="5A20BCCF" w:rsidR="006B4345" w:rsidRDefault="00000000">
          <w:pPr>
            <w:pStyle w:val="TOC1"/>
            <w:tabs>
              <w:tab w:val="right" w:leader="dot" w:pos="9350"/>
            </w:tabs>
            <w:rPr>
              <w:noProof/>
            </w:rPr>
          </w:pPr>
          <w:hyperlink w:anchor="_Toc165567921" w:history="1">
            <w:r w:rsidR="006B4345" w:rsidRPr="00DE7468">
              <w:rPr>
                <w:rStyle w:val="Hyperlink"/>
                <w:noProof/>
              </w:rPr>
              <w:t>Introduction</w:t>
            </w:r>
            <w:r w:rsidR="006B4345">
              <w:rPr>
                <w:noProof/>
                <w:webHidden/>
              </w:rPr>
              <w:tab/>
            </w:r>
            <w:r w:rsidR="006B4345">
              <w:rPr>
                <w:noProof/>
                <w:webHidden/>
              </w:rPr>
              <w:fldChar w:fldCharType="begin"/>
            </w:r>
            <w:r w:rsidR="006B4345">
              <w:rPr>
                <w:noProof/>
                <w:webHidden/>
              </w:rPr>
              <w:instrText xml:space="preserve"> PAGEREF _Toc165567921 \h </w:instrText>
            </w:r>
            <w:r w:rsidR="006B4345">
              <w:rPr>
                <w:noProof/>
                <w:webHidden/>
              </w:rPr>
            </w:r>
            <w:r w:rsidR="006B4345">
              <w:rPr>
                <w:noProof/>
                <w:webHidden/>
              </w:rPr>
              <w:fldChar w:fldCharType="separate"/>
            </w:r>
            <w:r w:rsidR="006B4345">
              <w:rPr>
                <w:noProof/>
                <w:webHidden/>
              </w:rPr>
              <w:t>4</w:t>
            </w:r>
            <w:r w:rsidR="006B4345">
              <w:rPr>
                <w:noProof/>
                <w:webHidden/>
              </w:rPr>
              <w:fldChar w:fldCharType="end"/>
            </w:r>
          </w:hyperlink>
        </w:p>
        <w:p w14:paraId="2B3B88E9" w14:textId="67432720" w:rsidR="006B4345" w:rsidRDefault="00000000">
          <w:pPr>
            <w:pStyle w:val="TOC1"/>
            <w:tabs>
              <w:tab w:val="right" w:leader="dot" w:pos="9350"/>
            </w:tabs>
            <w:rPr>
              <w:noProof/>
            </w:rPr>
          </w:pPr>
          <w:hyperlink w:anchor="_Toc165567922" w:history="1">
            <w:r w:rsidR="006B4345" w:rsidRPr="00DE7468">
              <w:rPr>
                <w:rStyle w:val="Hyperlink"/>
                <w:noProof/>
              </w:rPr>
              <w:t>Dataset Description</w:t>
            </w:r>
            <w:r w:rsidR="006B4345">
              <w:rPr>
                <w:noProof/>
                <w:webHidden/>
              </w:rPr>
              <w:tab/>
            </w:r>
            <w:r w:rsidR="006B4345">
              <w:rPr>
                <w:noProof/>
                <w:webHidden/>
              </w:rPr>
              <w:fldChar w:fldCharType="begin"/>
            </w:r>
            <w:r w:rsidR="006B4345">
              <w:rPr>
                <w:noProof/>
                <w:webHidden/>
              </w:rPr>
              <w:instrText xml:space="preserve"> PAGEREF _Toc165567922 \h </w:instrText>
            </w:r>
            <w:r w:rsidR="006B4345">
              <w:rPr>
                <w:noProof/>
                <w:webHidden/>
              </w:rPr>
            </w:r>
            <w:r w:rsidR="006B4345">
              <w:rPr>
                <w:noProof/>
                <w:webHidden/>
              </w:rPr>
              <w:fldChar w:fldCharType="separate"/>
            </w:r>
            <w:r w:rsidR="006B4345">
              <w:rPr>
                <w:noProof/>
                <w:webHidden/>
              </w:rPr>
              <w:t>5</w:t>
            </w:r>
            <w:r w:rsidR="006B4345">
              <w:rPr>
                <w:noProof/>
                <w:webHidden/>
              </w:rPr>
              <w:fldChar w:fldCharType="end"/>
            </w:r>
          </w:hyperlink>
        </w:p>
        <w:p w14:paraId="26002990" w14:textId="1F28AB50" w:rsidR="006B4345" w:rsidRDefault="00000000">
          <w:pPr>
            <w:pStyle w:val="TOC1"/>
            <w:tabs>
              <w:tab w:val="right" w:leader="dot" w:pos="9350"/>
            </w:tabs>
            <w:rPr>
              <w:noProof/>
            </w:rPr>
          </w:pPr>
          <w:hyperlink w:anchor="_Toc165567923" w:history="1">
            <w:r w:rsidR="006B4345" w:rsidRPr="00DE7468">
              <w:rPr>
                <w:rStyle w:val="Hyperlink"/>
                <w:noProof/>
              </w:rPr>
              <w:t>Methodology</w:t>
            </w:r>
            <w:r w:rsidR="006B4345">
              <w:rPr>
                <w:noProof/>
                <w:webHidden/>
              </w:rPr>
              <w:tab/>
            </w:r>
            <w:r w:rsidR="006B4345">
              <w:rPr>
                <w:noProof/>
                <w:webHidden/>
              </w:rPr>
              <w:fldChar w:fldCharType="begin"/>
            </w:r>
            <w:r w:rsidR="006B4345">
              <w:rPr>
                <w:noProof/>
                <w:webHidden/>
              </w:rPr>
              <w:instrText xml:space="preserve"> PAGEREF _Toc165567923 \h </w:instrText>
            </w:r>
            <w:r w:rsidR="006B4345">
              <w:rPr>
                <w:noProof/>
                <w:webHidden/>
              </w:rPr>
            </w:r>
            <w:r w:rsidR="006B4345">
              <w:rPr>
                <w:noProof/>
                <w:webHidden/>
              </w:rPr>
              <w:fldChar w:fldCharType="separate"/>
            </w:r>
            <w:r w:rsidR="006B4345">
              <w:rPr>
                <w:noProof/>
                <w:webHidden/>
              </w:rPr>
              <w:t>6</w:t>
            </w:r>
            <w:r w:rsidR="006B4345">
              <w:rPr>
                <w:noProof/>
                <w:webHidden/>
              </w:rPr>
              <w:fldChar w:fldCharType="end"/>
            </w:r>
          </w:hyperlink>
        </w:p>
        <w:p w14:paraId="6F4747C3" w14:textId="1FB3131A" w:rsidR="006B4345" w:rsidRDefault="00000000">
          <w:pPr>
            <w:pStyle w:val="TOC1"/>
            <w:tabs>
              <w:tab w:val="right" w:leader="dot" w:pos="9350"/>
            </w:tabs>
            <w:rPr>
              <w:noProof/>
            </w:rPr>
          </w:pPr>
          <w:hyperlink w:anchor="_Toc165567924" w:history="1">
            <w:r w:rsidR="006B4345" w:rsidRPr="00DE7468">
              <w:rPr>
                <w:rStyle w:val="Hyperlink"/>
                <w:noProof/>
              </w:rPr>
              <w:t>Results and Discussion</w:t>
            </w:r>
            <w:r w:rsidR="006B4345">
              <w:rPr>
                <w:noProof/>
                <w:webHidden/>
              </w:rPr>
              <w:tab/>
            </w:r>
            <w:r w:rsidR="006B4345">
              <w:rPr>
                <w:noProof/>
                <w:webHidden/>
              </w:rPr>
              <w:fldChar w:fldCharType="begin"/>
            </w:r>
            <w:r w:rsidR="006B4345">
              <w:rPr>
                <w:noProof/>
                <w:webHidden/>
              </w:rPr>
              <w:instrText xml:space="preserve"> PAGEREF _Toc165567924 \h </w:instrText>
            </w:r>
            <w:r w:rsidR="006B4345">
              <w:rPr>
                <w:noProof/>
                <w:webHidden/>
              </w:rPr>
            </w:r>
            <w:r w:rsidR="006B4345">
              <w:rPr>
                <w:noProof/>
                <w:webHidden/>
              </w:rPr>
              <w:fldChar w:fldCharType="separate"/>
            </w:r>
            <w:r w:rsidR="006B4345">
              <w:rPr>
                <w:noProof/>
                <w:webHidden/>
              </w:rPr>
              <w:t>9</w:t>
            </w:r>
            <w:r w:rsidR="006B4345">
              <w:rPr>
                <w:noProof/>
                <w:webHidden/>
              </w:rPr>
              <w:fldChar w:fldCharType="end"/>
            </w:r>
          </w:hyperlink>
        </w:p>
        <w:p w14:paraId="1C98E480" w14:textId="465F5883" w:rsidR="006B4345" w:rsidRDefault="00000000">
          <w:pPr>
            <w:pStyle w:val="TOC2"/>
            <w:tabs>
              <w:tab w:val="right" w:leader="dot" w:pos="9350"/>
            </w:tabs>
            <w:rPr>
              <w:noProof/>
            </w:rPr>
          </w:pPr>
          <w:hyperlink w:anchor="_Toc165567925" w:history="1">
            <w:r w:rsidR="006B4345" w:rsidRPr="00DE7468">
              <w:rPr>
                <w:rStyle w:val="Hyperlink"/>
                <w:noProof/>
              </w:rPr>
              <w:t>Descriptive Analysis</w:t>
            </w:r>
            <w:r w:rsidR="006B4345">
              <w:rPr>
                <w:noProof/>
                <w:webHidden/>
              </w:rPr>
              <w:tab/>
            </w:r>
            <w:r w:rsidR="006B4345">
              <w:rPr>
                <w:noProof/>
                <w:webHidden/>
              </w:rPr>
              <w:fldChar w:fldCharType="begin"/>
            </w:r>
            <w:r w:rsidR="006B4345">
              <w:rPr>
                <w:noProof/>
                <w:webHidden/>
              </w:rPr>
              <w:instrText xml:space="preserve"> PAGEREF _Toc165567925 \h </w:instrText>
            </w:r>
            <w:r w:rsidR="006B4345">
              <w:rPr>
                <w:noProof/>
                <w:webHidden/>
              </w:rPr>
            </w:r>
            <w:r w:rsidR="006B4345">
              <w:rPr>
                <w:noProof/>
                <w:webHidden/>
              </w:rPr>
              <w:fldChar w:fldCharType="separate"/>
            </w:r>
            <w:r w:rsidR="006B4345">
              <w:rPr>
                <w:noProof/>
                <w:webHidden/>
              </w:rPr>
              <w:t>9</w:t>
            </w:r>
            <w:r w:rsidR="006B4345">
              <w:rPr>
                <w:noProof/>
                <w:webHidden/>
              </w:rPr>
              <w:fldChar w:fldCharType="end"/>
            </w:r>
          </w:hyperlink>
        </w:p>
        <w:p w14:paraId="3082C21E" w14:textId="15FC8BD5" w:rsidR="006B4345" w:rsidRDefault="00000000">
          <w:pPr>
            <w:pStyle w:val="TOC1"/>
            <w:tabs>
              <w:tab w:val="right" w:leader="dot" w:pos="9350"/>
            </w:tabs>
            <w:rPr>
              <w:noProof/>
            </w:rPr>
          </w:pPr>
          <w:hyperlink w:anchor="_Toc165567926" w:history="1">
            <w:r w:rsidR="006B4345" w:rsidRPr="00DE7468">
              <w:rPr>
                <w:rStyle w:val="Hyperlink"/>
                <w:noProof/>
              </w:rPr>
              <w:t>Conclusion</w:t>
            </w:r>
            <w:r w:rsidR="006B4345">
              <w:rPr>
                <w:noProof/>
                <w:webHidden/>
              </w:rPr>
              <w:tab/>
            </w:r>
            <w:r w:rsidR="006B4345">
              <w:rPr>
                <w:noProof/>
                <w:webHidden/>
              </w:rPr>
              <w:fldChar w:fldCharType="begin"/>
            </w:r>
            <w:r w:rsidR="006B4345">
              <w:rPr>
                <w:noProof/>
                <w:webHidden/>
              </w:rPr>
              <w:instrText xml:space="preserve"> PAGEREF _Toc165567926 \h </w:instrText>
            </w:r>
            <w:r w:rsidR="006B4345">
              <w:rPr>
                <w:noProof/>
                <w:webHidden/>
              </w:rPr>
            </w:r>
            <w:r w:rsidR="006B4345">
              <w:rPr>
                <w:noProof/>
                <w:webHidden/>
              </w:rPr>
              <w:fldChar w:fldCharType="separate"/>
            </w:r>
            <w:r w:rsidR="006B4345">
              <w:rPr>
                <w:noProof/>
                <w:webHidden/>
              </w:rPr>
              <w:t>13</w:t>
            </w:r>
            <w:r w:rsidR="006B4345">
              <w:rPr>
                <w:noProof/>
                <w:webHidden/>
              </w:rPr>
              <w:fldChar w:fldCharType="end"/>
            </w:r>
          </w:hyperlink>
        </w:p>
        <w:p w14:paraId="235DB48B" w14:textId="3C4EE5C2" w:rsidR="006B4345" w:rsidRDefault="00000000">
          <w:pPr>
            <w:pStyle w:val="TOC1"/>
            <w:tabs>
              <w:tab w:val="right" w:leader="dot" w:pos="9350"/>
            </w:tabs>
            <w:rPr>
              <w:noProof/>
            </w:rPr>
          </w:pPr>
          <w:hyperlink w:anchor="_Toc165567927" w:history="1">
            <w:r w:rsidR="006B4345" w:rsidRPr="00DE7468">
              <w:rPr>
                <w:rStyle w:val="Hyperlink"/>
                <w:noProof/>
              </w:rPr>
              <w:t>References</w:t>
            </w:r>
            <w:r w:rsidR="006B4345">
              <w:rPr>
                <w:noProof/>
                <w:webHidden/>
              </w:rPr>
              <w:tab/>
            </w:r>
            <w:r w:rsidR="006B4345">
              <w:rPr>
                <w:noProof/>
                <w:webHidden/>
              </w:rPr>
              <w:fldChar w:fldCharType="begin"/>
            </w:r>
            <w:r w:rsidR="006B4345">
              <w:rPr>
                <w:noProof/>
                <w:webHidden/>
              </w:rPr>
              <w:instrText xml:space="preserve"> PAGEREF _Toc165567927 \h </w:instrText>
            </w:r>
            <w:r w:rsidR="006B4345">
              <w:rPr>
                <w:noProof/>
                <w:webHidden/>
              </w:rPr>
            </w:r>
            <w:r w:rsidR="006B4345">
              <w:rPr>
                <w:noProof/>
                <w:webHidden/>
              </w:rPr>
              <w:fldChar w:fldCharType="separate"/>
            </w:r>
            <w:r w:rsidR="006B4345">
              <w:rPr>
                <w:noProof/>
                <w:webHidden/>
              </w:rPr>
              <w:t>14</w:t>
            </w:r>
            <w:r w:rsidR="006B4345">
              <w:rPr>
                <w:noProof/>
                <w:webHidden/>
              </w:rPr>
              <w:fldChar w:fldCharType="end"/>
            </w:r>
          </w:hyperlink>
        </w:p>
        <w:p w14:paraId="00BD144C" w14:textId="39D11D9E" w:rsidR="006B4345" w:rsidRDefault="006B4345">
          <w:r>
            <w:rPr>
              <w:b/>
              <w:bCs/>
              <w:noProof/>
            </w:rPr>
            <w:fldChar w:fldCharType="end"/>
          </w:r>
        </w:p>
      </w:sdtContent>
    </w:sdt>
    <w:p w14:paraId="06EA2844" w14:textId="5AC8B002" w:rsidR="00E5437A" w:rsidRPr="00EA0724" w:rsidRDefault="00E5437A" w:rsidP="00B12353">
      <w:pPr>
        <w:jc w:val="both"/>
        <w:rPr>
          <w:rFonts w:ascii="Times New Roman" w:hAnsi="Times New Roman" w:cs="Times New Roman"/>
          <w:b/>
          <w:bCs/>
        </w:rPr>
      </w:pPr>
      <w:r w:rsidRPr="00EA0724">
        <w:rPr>
          <w:rFonts w:ascii="Times New Roman" w:hAnsi="Times New Roman" w:cs="Times New Roman"/>
          <w:b/>
          <w:bCs/>
        </w:rPr>
        <w:br w:type="page"/>
      </w:r>
    </w:p>
    <w:p w14:paraId="594B7C53" w14:textId="77777777" w:rsidR="00A14B2E" w:rsidRPr="00EA0724" w:rsidRDefault="00E5437A" w:rsidP="006B4345">
      <w:pPr>
        <w:pStyle w:val="Heading1"/>
      </w:pPr>
      <w:bookmarkStart w:id="0" w:name="_Toc165567920"/>
      <w:r w:rsidRPr="00EA0724">
        <w:lastRenderedPageBreak/>
        <w:t>Abstract</w:t>
      </w:r>
      <w:bookmarkEnd w:id="0"/>
    </w:p>
    <w:p w14:paraId="43C27D3E" w14:textId="77777777" w:rsidR="00A14B2E" w:rsidRPr="00EA0724" w:rsidRDefault="00A14B2E" w:rsidP="00B12353">
      <w:pPr>
        <w:jc w:val="both"/>
        <w:rPr>
          <w:rFonts w:ascii="Times New Roman" w:hAnsi="Times New Roman" w:cs="Times New Roman"/>
          <w:sz w:val="28"/>
          <w:szCs w:val="28"/>
        </w:rPr>
      </w:pPr>
    </w:p>
    <w:p w14:paraId="0E7349AC" w14:textId="2C2AC091" w:rsidR="00A14B2E" w:rsidRPr="00EA0724" w:rsidRDefault="00194FBD" w:rsidP="00B12353">
      <w:pPr>
        <w:jc w:val="both"/>
        <w:rPr>
          <w:rFonts w:ascii="Times New Roman" w:hAnsi="Times New Roman" w:cs="Times New Roman"/>
        </w:rPr>
      </w:pPr>
      <w:r w:rsidRPr="00425A12">
        <w:rPr>
          <w:rFonts w:ascii="Times New Roman" w:hAnsi="Times New Roman" w:cs="Times New Roman"/>
        </w:rPr>
        <w:t>This project focuses on using machine learning techniques to classify diagnoses between benign and malignant cases using the Breast Cancer Wisconsin Diagnostic Dataset (WDBC). The dataset comprises digitalized measurements from breast lumps via fine needle aspirants to predict tumor characteristics. Through extensive Exploratory Data Analysis (EDA), the study investigates the dataset's structure, feature distribution, correlations, and challenges such as missing values and outliers. The insights gained serve as a basis for developing effective machine learning models to aid in breast cancer diagnosis. The study identifies KNN and Random Forest as the top-performing models across various metrics. Notably, KNN achieves 100% prediction accuracy, but its AUC remains close to 0.5, questioning the practical utility of AUC in assessing machine learning algorithms. Furthermore, the study demonstrates the consistent improvement of prediction accuracy across all models with the Synthetic Minority Over-sampling Technique (SMOTE) balancing technique. While SMOTE was applied to balance the data, its effectiveness suggests potential benefits for enhancing model performance, especially with small datasets</w:t>
      </w:r>
      <w:r w:rsidR="00605150">
        <w:rPr>
          <w:rFonts w:ascii="Times New Roman" w:hAnsi="Times New Roman" w:cs="Times New Roman"/>
        </w:rPr>
        <w:t xml:space="preserve">. </w:t>
      </w:r>
    </w:p>
    <w:p w14:paraId="0F23A2C2" w14:textId="77777777" w:rsidR="00D928FD" w:rsidRPr="00EA0724" w:rsidRDefault="00D928FD" w:rsidP="00B12353">
      <w:pPr>
        <w:jc w:val="both"/>
        <w:rPr>
          <w:rFonts w:ascii="Times New Roman" w:hAnsi="Times New Roman" w:cs="Times New Roman"/>
        </w:rPr>
      </w:pPr>
    </w:p>
    <w:p w14:paraId="3F943E42" w14:textId="77777777" w:rsidR="00D928FD" w:rsidRPr="00EA0724" w:rsidRDefault="00D928FD" w:rsidP="00B12353">
      <w:pPr>
        <w:jc w:val="both"/>
        <w:rPr>
          <w:rFonts w:ascii="Times New Roman" w:hAnsi="Times New Roman" w:cs="Times New Roman"/>
        </w:rPr>
      </w:pPr>
    </w:p>
    <w:p w14:paraId="6F0C9899" w14:textId="77777777" w:rsidR="00D928FD" w:rsidRPr="00EA0724" w:rsidRDefault="00D928FD" w:rsidP="00B12353">
      <w:pPr>
        <w:jc w:val="both"/>
        <w:rPr>
          <w:rFonts w:ascii="Times New Roman" w:hAnsi="Times New Roman" w:cs="Times New Roman"/>
          <w:b/>
          <w:bCs/>
        </w:rPr>
      </w:pPr>
    </w:p>
    <w:p w14:paraId="1AAA4779" w14:textId="77777777" w:rsidR="00D53386" w:rsidRPr="00EA0724" w:rsidRDefault="00D53386" w:rsidP="00B12353">
      <w:pPr>
        <w:jc w:val="both"/>
        <w:rPr>
          <w:rFonts w:ascii="Times New Roman" w:hAnsi="Times New Roman" w:cs="Times New Roman"/>
          <w:b/>
          <w:bCs/>
          <w:sz w:val="28"/>
          <w:szCs w:val="28"/>
          <w:u w:val="single"/>
        </w:rPr>
      </w:pPr>
      <w:r w:rsidRPr="00EA0724">
        <w:rPr>
          <w:rFonts w:ascii="Times New Roman" w:hAnsi="Times New Roman" w:cs="Times New Roman"/>
          <w:b/>
          <w:bCs/>
          <w:sz w:val="28"/>
          <w:szCs w:val="28"/>
          <w:u w:val="single"/>
        </w:rPr>
        <w:br w:type="page"/>
      </w:r>
    </w:p>
    <w:p w14:paraId="0DF7821E" w14:textId="522FA424" w:rsidR="00E5437A" w:rsidRPr="006B4345" w:rsidRDefault="00E5437A" w:rsidP="006B4345">
      <w:pPr>
        <w:pStyle w:val="Heading1"/>
      </w:pPr>
      <w:bookmarkStart w:id="1" w:name="_Toc165567921"/>
      <w:r w:rsidRPr="006B4345">
        <w:lastRenderedPageBreak/>
        <w:t>Introduction</w:t>
      </w:r>
      <w:bookmarkEnd w:id="1"/>
    </w:p>
    <w:p w14:paraId="11414A2B" w14:textId="1BF3A1B3" w:rsidR="00D53386" w:rsidRPr="00EA0724" w:rsidRDefault="00D53386" w:rsidP="00B12353">
      <w:pPr>
        <w:shd w:val="clear" w:color="auto" w:fill="FFFFFF" w:themeFill="background1"/>
        <w:spacing w:before="300" w:after="300"/>
        <w:jc w:val="both"/>
        <w:rPr>
          <w:rFonts w:ascii="Times New Roman" w:hAnsi="Times New Roman" w:cs="Times New Roman"/>
        </w:rPr>
      </w:pPr>
      <w:r w:rsidRPr="00EA0724">
        <w:rPr>
          <w:rFonts w:ascii="Times New Roman" w:hAnsi="Times New Roman" w:cs="Times New Roman"/>
        </w:rPr>
        <w:t xml:space="preserve">Breast cancer is the most commonly occurring cancer in women globally and represents a significant health challenge that transcends gender, affecting both men and women, albeit it is substantially more common in women [1] The evolution of machine-assisted diagnostic systems marks a pivotal advancement in the early detection of breast cancer, enhancing the diagnostic capabilities of radiologists significantly. The primary modalities utilized in the diagnosis of breast cancer encompass mammography, tomography, Breast Ultrasound (BUS), MRI, CT scans, and, for more in-depth analysis, PET scans are employed [2]. </w:t>
      </w:r>
      <w:r w:rsidR="00FB440D" w:rsidRPr="00EA0724">
        <w:rPr>
          <w:rFonts w:ascii="Times New Roman" w:hAnsi="Times New Roman" w:cs="Times New Roman"/>
        </w:rPr>
        <w:t xml:space="preserve">The observed sensitivity for the diagnosis procedures </w:t>
      </w:r>
      <w:r w:rsidR="00C02919" w:rsidRPr="00EA0724">
        <w:rPr>
          <w:rFonts w:ascii="Times New Roman" w:hAnsi="Times New Roman" w:cs="Times New Roman"/>
        </w:rPr>
        <w:t>are different for each of them</w:t>
      </w:r>
      <w:r w:rsidR="00FB440D" w:rsidRPr="00EA0724">
        <w:rPr>
          <w:rFonts w:ascii="Times New Roman" w:hAnsi="Times New Roman" w:cs="Times New Roman"/>
        </w:rPr>
        <w:t>.</w:t>
      </w:r>
      <w:r w:rsidR="00744F92" w:rsidRPr="00EA0724">
        <w:rPr>
          <w:rFonts w:ascii="Times New Roman" w:hAnsi="Times New Roman" w:cs="Times New Roman"/>
        </w:rPr>
        <w:t xml:space="preserve"> Even though the sensitivity for FNA varies a lot between 65% - 98% it indicates there might be chances of providing </w:t>
      </w:r>
      <w:proofErr w:type="spellStart"/>
      <w:proofErr w:type="gramStart"/>
      <w:r w:rsidR="00744F92" w:rsidRPr="00EA0724">
        <w:rPr>
          <w:rFonts w:ascii="Times New Roman" w:hAnsi="Times New Roman" w:cs="Times New Roman"/>
        </w:rPr>
        <w:t>a</w:t>
      </w:r>
      <w:proofErr w:type="spellEnd"/>
      <w:proofErr w:type="gramEnd"/>
      <w:r w:rsidR="00744F92" w:rsidRPr="00EA0724">
        <w:rPr>
          <w:rFonts w:ascii="Times New Roman" w:hAnsi="Times New Roman" w:cs="Times New Roman"/>
        </w:rPr>
        <w:t xml:space="preserve"> incorrect diagnosis resulting in life threatening cases</w:t>
      </w:r>
      <w:r w:rsidR="00467D82" w:rsidRPr="00EA0724">
        <w:rPr>
          <w:rFonts w:ascii="Times New Roman" w:hAnsi="Times New Roman" w:cs="Times New Roman"/>
        </w:rPr>
        <w:t xml:space="preserve"> [3]</w:t>
      </w:r>
      <w:r w:rsidR="00744F92" w:rsidRPr="00EA0724">
        <w:rPr>
          <w:rFonts w:ascii="Times New Roman" w:hAnsi="Times New Roman" w:cs="Times New Roman"/>
        </w:rPr>
        <w:t>.</w:t>
      </w:r>
      <w:r w:rsidR="00FB440D" w:rsidRPr="00EA0724">
        <w:rPr>
          <w:rFonts w:ascii="Times New Roman" w:hAnsi="Times New Roman" w:cs="Times New Roman"/>
        </w:rPr>
        <w:t xml:space="preserve"> </w:t>
      </w:r>
      <w:r w:rsidRPr="00EA0724">
        <w:rPr>
          <w:rFonts w:ascii="Times New Roman" w:hAnsi="Times New Roman" w:cs="Times New Roman"/>
        </w:rPr>
        <w:t>The efficacy of breast cancer diagnosis heavily depends on the robustness of these classification tools.</w:t>
      </w:r>
      <w:r w:rsidR="00FB440D" w:rsidRPr="00EA0724">
        <w:rPr>
          <w:rFonts w:ascii="Times New Roman" w:hAnsi="Times New Roman" w:cs="Times New Roman"/>
        </w:rPr>
        <w:t xml:space="preserve"> </w:t>
      </w:r>
    </w:p>
    <w:p w14:paraId="080C9CA0" w14:textId="107E2D57" w:rsidR="00312773" w:rsidRPr="00EA0724" w:rsidRDefault="00312773" w:rsidP="00B12353">
      <w:pPr>
        <w:shd w:val="clear" w:color="auto" w:fill="FFFFFF" w:themeFill="background1"/>
        <w:spacing w:before="300" w:after="300"/>
        <w:jc w:val="center"/>
        <w:rPr>
          <w:rFonts w:ascii="Times New Roman" w:hAnsi="Times New Roman" w:cs="Times New Roman"/>
        </w:rPr>
      </w:pPr>
      <w:r w:rsidRPr="00EA0724">
        <w:rPr>
          <w:rFonts w:ascii="Times New Roman" w:hAnsi="Times New Roman" w:cs="Times New Roman"/>
          <w:noProof/>
        </w:rPr>
        <w:drawing>
          <wp:inline distT="0" distB="0" distL="0" distR="0" wp14:anchorId="632918F9" wp14:editId="43C78035">
            <wp:extent cx="2026170" cy="1140165"/>
            <wp:effectExtent l="0" t="0" r="0" b="3175"/>
            <wp:docPr id="4" name="Picture 6" descr="PHOTO GALLERY: What does breast cancer look like on mammography">
              <a:extLst xmlns:a="http://schemas.openxmlformats.org/drawingml/2006/main">
                <a:ext uri="{FF2B5EF4-FFF2-40B4-BE49-F238E27FC236}">
                  <a16:creationId xmlns:a16="http://schemas.microsoft.com/office/drawing/2014/main" id="{6E41C612-D783-9440-BD2A-AB68E6072A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PHOTO GALLERY: What does breast cancer look like on mammography">
                      <a:extLst>
                        <a:ext uri="{FF2B5EF4-FFF2-40B4-BE49-F238E27FC236}">
                          <a16:creationId xmlns:a16="http://schemas.microsoft.com/office/drawing/2014/main" id="{6E41C612-D783-9440-BD2A-AB68E6072A15}"/>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3516" cy="1194943"/>
                    </a:xfrm>
                    <a:prstGeom prst="rect">
                      <a:avLst/>
                    </a:prstGeom>
                    <a:noFill/>
                  </pic:spPr>
                </pic:pic>
              </a:graphicData>
            </a:graphic>
          </wp:inline>
        </w:drawing>
      </w:r>
      <w:r w:rsidRPr="00EA0724">
        <w:rPr>
          <w:rFonts w:ascii="Times New Roman" w:hAnsi="Times New Roman" w:cs="Times New Roman"/>
          <w:noProof/>
        </w:rPr>
        <w:drawing>
          <wp:inline distT="0" distB="0" distL="0" distR="0" wp14:anchorId="4FE0D292" wp14:editId="0541A589">
            <wp:extent cx="1115034" cy="1143432"/>
            <wp:effectExtent l="0" t="0" r="3175" b="0"/>
            <wp:docPr id="5" name="Picture 4" descr="Fine Needle Aspiration (FNA) of the Breast | American Cancer Society">
              <a:extLst xmlns:a="http://schemas.openxmlformats.org/drawingml/2006/main">
                <a:ext uri="{FF2B5EF4-FFF2-40B4-BE49-F238E27FC236}">
                  <a16:creationId xmlns:a16="http://schemas.microsoft.com/office/drawing/2014/main" id="{166068A2-49A2-82D1-0A7E-79743ADC306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Fine Needle Aspiration (FNA) of the Breast | American Cancer Society">
                      <a:extLst>
                        <a:ext uri="{FF2B5EF4-FFF2-40B4-BE49-F238E27FC236}">
                          <a16:creationId xmlns:a16="http://schemas.microsoft.com/office/drawing/2014/main" id="{166068A2-49A2-82D1-0A7E-79743ADC3065}"/>
                        </a:ext>
                      </a:extLst>
                    </pic:cNvPr>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 r="5808" b="4455"/>
                    <a:stretch/>
                  </pic:blipFill>
                  <pic:spPr bwMode="auto">
                    <a:xfrm>
                      <a:off x="0" y="0"/>
                      <a:ext cx="1193767" cy="1224170"/>
                    </a:xfrm>
                    <a:prstGeom prst="rect">
                      <a:avLst/>
                    </a:prstGeom>
                    <a:noFill/>
                    <a:ln>
                      <a:noFill/>
                    </a:ln>
                    <a:extLst>
                      <a:ext uri="{53640926-AAD7-44D8-BBD7-CCE9431645EC}">
                        <a14:shadowObscured xmlns:a14="http://schemas.microsoft.com/office/drawing/2010/main"/>
                      </a:ext>
                    </a:extLst>
                  </pic:spPr>
                </pic:pic>
              </a:graphicData>
            </a:graphic>
          </wp:inline>
        </w:drawing>
      </w:r>
    </w:p>
    <w:p w14:paraId="7BB6A43F" w14:textId="58636A8D" w:rsidR="00312773" w:rsidRPr="00EA0724" w:rsidRDefault="00312773" w:rsidP="00B12353">
      <w:pPr>
        <w:shd w:val="clear" w:color="auto" w:fill="FFFFFF" w:themeFill="background1"/>
        <w:spacing w:before="300" w:after="300"/>
        <w:jc w:val="both"/>
        <w:rPr>
          <w:rFonts w:ascii="Times New Roman" w:hAnsi="Times New Roman" w:cs="Times New Roman"/>
          <w:i/>
          <w:iCs/>
          <w:sz w:val="20"/>
          <w:szCs w:val="20"/>
        </w:rPr>
      </w:pPr>
      <w:r w:rsidRPr="00EA0724">
        <w:rPr>
          <w:rFonts w:ascii="Times New Roman" w:hAnsi="Times New Roman" w:cs="Times New Roman"/>
          <w:b/>
          <w:bCs/>
          <w:i/>
          <w:iCs/>
          <w:sz w:val="20"/>
          <w:szCs w:val="20"/>
        </w:rPr>
        <w:t>Fig.1</w:t>
      </w:r>
      <w:r w:rsidRPr="00EA0724">
        <w:rPr>
          <w:rFonts w:ascii="Times New Roman" w:hAnsi="Times New Roman" w:cs="Times New Roman"/>
          <w:i/>
          <w:iCs/>
          <w:sz w:val="20"/>
          <w:szCs w:val="20"/>
        </w:rPr>
        <w:t xml:space="preserve"> Different types of screening methods to diagnose breast cancer. The </w:t>
      </w:r>
      <w:r w:rsidR="005F62E1" w:rsidRPr="00EA0724">
        <w:rPr>
          <w:rFonts w:ascii="Times New Roman" w:hAnsi="Times New Roman" w:cs="Times New Roman"/>
          <w:i/>
          <w:iCs/>
          <w:sz w:val="20"/>
          <w:szCs w:val="20"/>
        </w:rPr>
        <w:t>left</w:t>
      </w:r>
      <w:r w:rsidRPr="00EA0724">
        <w:rPr>
          <w:rFonts w:ascii="Times New Roman" w:hAnsi="Times New Roman" w:cs="Times New Roman"/>
          <w:i/>
          <w:iCs/>
          <w:sz w:val="20"/>
          <w:szCs w:val="20"/>
        </w:rPr>
        <w:t xml:space="preserve"> image shows how the tumor is diagnosed using mammograph</w:t>
      </w:r>
      <w:r w:rsidR="00E13784" w:rsidRPr="00EA0724">
        <w:rPr>
          <w:rFonts w:ascii="Times New Roman" w:hAnsi="Times New Roman" w:cs="Times New Roman"/>
          <w:i/>
          <w:iCs/>
          <w:sz w:val="20"/>
          <w:szCs w:val="20"/>
        </w:rPr>
        <w:t xml:space="preserve">, </w:t>
      </w:r>
      <w:r w:rsidR="005F62E1" w:rsidRPr="00EA0724">
        <w:rPr>
          <w:rFonts w:ascii="Times New Roman" w:hAnsi="Times New Roman" w:cs="Times New Roman"/>
          <w:i/>
          <w:iCs/>
          <w:sz w:val="20"/>
          <w:szCs w:val="20"/>
        </w:rPr>
        <w:t>right</w:t>
      </w:r>
      <w:r w:rsidR="00E13784" w:rsidRPr="00EA0724">
        <w:rPr>
          <w:rFonts w:ascii="Times New Roman" w:hAnsi="Times New Roman" w:cs="Times New Roman"/>
          <w:i/>
          <w:iCs/>
          <w:sz w:val="20"/>
          <w:szCs w:val="20"/>
        </w:rPr>
        <w:t xml:space="preserve"> image is the fine needle aspiration using ultrasound</w:t>
      </w:r>
      <w:r w:rsidR="005F62E1" w:rsidRPr="00EA0724">
        <w:rPr>
          <w:rFonts w:ascii="Times New Roman" w:hAnsi="Times New Roman" w:cs="Times New Roman"/>
          <w:i/>
          <w:iCs/>
          <w:sz w:val="20"/>
          <w:szCs w:val="20"/>
        </w:rPr>
        <w:t>.</w:t>
      </w:r>
    </w:p>
    <w:p w14:paraId="10C71B7B" w14:textId="788D3146" w:rsidR="00D53386" w:rsidRPr="00EA0724" w:rsidRDefault="00D53386" w:rsidP="00B12353">
      <w:pPr>
        <w:shd w:val="clear" w:color="auto" w:fill="FFFFFF" w:themeFill="background1"/>
        <w:spacing w:before="300" w:after="300"/>
        <w:jc w:val="both"/>
        <w:rPr>
          <w:rFonts w:ascii="Times New Roman" w:hAnsi="Times New Roman" w:cs="Times New Roman"/>
        </w:rPr>
      </w:pPr>
      <w:r w:rsidRPr="00EA0724">
        <w:rPr>
          <w:rFonts w:ascii="Times New Roman" w:hAnsi="Times New Roman" w:cs="Times New Roman"/>
        </w:rPr>
        <w:t>The motivation for this study stems from the appeal to force the perspective of ML to save life expectancy by planning more accurate diagnoses of breast cancer. Present diagnostic methods can be imposing, costly, and, at times, model to mental distress. ML models with rigor and precision, can increase the diagnostic process making it less imposing and more cost-effective. Prior research utilizing machine learning techniques such as SVM, decision trees, random forests, ANNs, and ensemble classifiers for feature training and categorization delineates the objects into malignant or benign classes [</w:t>
      </w:r>
      <w:r w:rsidR="003E0CC2" w:rsidRPr="00EA0724">
        <w:rPr>
          <w:rFonts w:ascii="Times New Roman" w:hAnsi="Times New Roman" w:cs="Times New Roman"/>
        </w:rPr>
        <w:t>4</w:t>
      </w:r>
      <w:r w:rsidRPr="00EA0724">
        <w:rPr>
          <w:rFonts w:ascii="Times New Roman" w:hAnsi="Times New Roman" w:cs="Times New Roman"/>
        </w:rPr>
        <w:t>],[</w:t>
      </w:r>
      <w:r w:rsidR="003E0CC2" w:rsidRPr="00EA0724">
        <w:rPr>
          <w:rFonts w:ascii="Times New Roman" w:hAnsi="Times New Roman" w:cs="Times New Roman"/>
        </w:rPr>
        <w:t>5</w:t>
      </w:r>
      <w:r w:rsidRPr="00EA0724">
        <w:rPr>
          <w:rFonts w:ascii="Times New Roman" w:hAnsi="Times New Roman" w:cs="Times New Roman"/>
        </w:rPr>
        <w:t xml:space="preserve">]. These methodologies have demonstrated the capacity of machine learning to assist in the early detection of breast cancer, enhancing the accuracy of diagnoses. The advent of machine learning, particularly the emergence of deep learning architectures, has ushered in promising outcomes, with CNNs garnering significant interest among researchers for breast tumor detection and classification. Notable CNN architectures such as </w:t>
      </w:r>
      <w:proofErr w:type="spellStart"/>
      <w:r w:rsidRPr="00EA0724">
        <w:rPr>
          <w:rFonts w:ascii="Times New Roman" w:hAnsi="Times New Roman" w:cs="Times New Roman"/>
        </w:rPr>
        <w:t>AlexNet</w:t>
      </w:r>
      <w:proofErr w:type="spellEnd"/>
      <w:r w:rsidRPr="00EA0724">
        <w:rPr>
          <w:rFonts w:ascii="Times New Roman" w:hAnsi="Times New Roman" w:cs="Times New Roman"/>
        </w:rPr>
        <w:t xml:space="preserve">, </w:t>
      </w:r>
      <w:proofErr w:type="spellStart"/>
      <w:r w:rsidRPr="00EA0724">
        <w:rPr>
          <w:rFonts w:ascii="Times New Roman" w:hAnsi="Times New Roman" w:cs="Times New Roman"/>
        </w:rPr>
        <w:t>CiFarNet</w:t>
      </w:r>
      <w:proofErr w:type="spellEnd"/>
      <w:r w:rsidRPr="00EA0724">
        <w:rPr>
          <w:rFonts w:ascii="Times New Roman" w:hAnsi="Times New Roman" w:cs="Times New Roman"/>
        </w:rPr>
        <w:t xml:space="preserve"> [</w:t>
      </w:r>
      <w:r w:rsidR="003E0CC2" w:rsidRPr="00EA0724">
        <w:rPr>
          <w:rFonts w:ascii="Times New Roman" w:hAnsi="Times New Roman" w:cs="Times New Roman"/>
        </w:rPr>
        <w:t>6</w:t>
      </w:r>
      <w:r w:rsidRPr="00EA0724">
        <w:rPr>
          <w:rFonts w:ascii="Times New Roman" w:hAnsi="Times New Roman" w:cs="Times New Roman"/>
        </w:rPr>
        <w:t xml:space="preserve">], </w:t>
      </w:r>
      <w:proofErr w:type="spellStart"/>
      <w:r w:rsidRPr="00EA0724">
        <w:rPr>
          <w:rFonts w:ascii="Times New Roman" w:hAnsi="Times New Roman" w:cs="Times New Roman"/>
        </w:rPr>
        <w:t>GoogLeNet</w:t>
      </w:r>
      <w:proofErr w:type="spellEnd"/>
      <w:r w:rsidRPr="00EA0724">
        <w:rPr>
          <w:rFonts w:ascii="Times New Roman" w:hAnsi="Times New Roman" w:cs="Times New Roman"/>
        </w:rPr>
        <w:t xml:space="preserve"> [</w:t>
      </w:r>
      <w:r w:rsidR="003E0CC2" w:rsidRPr="00EA0724">
        <w:rPr>
          <w:rFonts w:ascii="Times New Roman" w:hAnsi="Times New Roman" w:cs="Times New Roman"/>
        </w:rPr>
        <w:t>7</w:t>
      </w:r>
      <w:r w:rsidRPr="00EA0724">
        <w:rPr>
          <w:rFonts w:ascii="Times New Roman" w:hAnsi="Times New Roman" w:cs="Times New Roman"/>
        </w:rPr>
        <w:t>], VGG16, and VGG 19 [</w:t>
      </w:r>
      <w:r w:rsidR="003E0CC2" w:rsidRPr="00EA0724">
        <w:rPr>
          <w:rFonts w:ascii="Times New Roman" w:hAnsi="Times New Roman" w:cs="Times New Roman"/>
        </w:rPr>
        <w:t>8</w:t>
      </w:r>
      <w:r w:rsidRPr="00EA0724">
        <w:rPr>
          <w:rFonts w:ascii="Times New Roman" w:hAnsi="Times New Roman" w:cs="Times New Roman"/>
        </w:rPr>
        <w:t>],[</w:t>
      </w:r>
      <w:r w:rsidR="003E0CC2" w:rsidRPr="00EA0724">
        <w:rPr>
          <w:rFonts w:ascii="Times New Roman" w:hAnsi="Times New Roman" w:cs="Times New Roman"/>
        </w:rPr>
        <w:t>9</w:t>
      </w:r>
      <w:r w:rsidRPr="00EA0724">
        <w:rPr>
          <w:rFonts w:ascii="Times New Roman" w:hAnsi="Times New Roman" w:cs="Times New Roman"/>
        </w:rPr>
        <w:t>] have been investigated. Despite the advances, the literature reveals a dearth of comparative studies that scrutinize the performance of various machine-learning models in the context of breast cancer diagnosis. Additionally, many studies are limited by the number of datasets, potentially not reflecting the complexity of breast cancer cases in the actual clinical setting [</w:t>
      </w:r>
      <w:r w:rsidR="003E0CC2" w:rsidRPr="00EA0724">
        <w:rPr>
          <w:rFonts w:ascii="Times New Roman" w:hAnsi="Times New Roman" w:cs="Times New Roman"/>
        </w:rPr>
        <w:t>10</w:t>
      </w:r>
      <w:r w:rsidRPr="00EA0724">
        <w:rPr>
          <w:rFonts w:ascii="Times New Roman" w:hAnsi="Times New Roman" w:cs="Times New Roman"/>
        </w:rPr>
        <w:t>].</w:t>
      </w:r>
      <w:r w:rsidR="00FB440D" w:rsidRPr="00EA0724">
        <w:rPr>
          <w:rFonts w:ascii="Times New Roman" w:hAnsi="Times New Roman" w:cs="Times New Roman"/>
        </w:rPr>
        <w:t xml:space="preserve"> </w:t>
      </w:r>
    </w:p>
    <w:p w14:paraId="4175F894" w14:textId="5F641BB4" w:rsidR="00D53386" w:rsidRPr="00EA0724" w:rsidRDefault="00D53386" w:rsidP="00B12353">
      <w:pPr>
        <w:shd w:val="clear" w:color="auto" w:fill="FFFFFF" w:themeFill="background1"/>
        <w:spacing w:before="300" w:after="300"/>
        <w:jc w:val="both"/>
        <w:rPr>
          <w:rFonts w:ascii="Times New Roman" w:hAnsi="Times New Roman" w:cs="Times New Roman"/>
        </w:rPr>
      </w:pPr>
      <w:r w:rsidRPr="00EA0724">
        <w:rPr>
          <w:rFonts w:ascii="Times New Roman" w:hAnsi="Times New Roman" w:cs="Times New Roman"/>
        </w:rPr>
        <w:t>Early recognition and accurate diagnosis are critical for increasing breast cancer survival rates. ML  techniques have been proposed to boost the accuracy of breast cancer diagnostics [1</w:t>
      </w:r>
      <w:r w:rsidR="003E0CC2" w:rsidRPr="00EA0724">
        <w:rPr>
          <w:rFonts w:ascii="Times New Roman" w:hAnsi="Times New Roman" w:cs="Times New Roman"/>
        </w:rPr>
        <w:t>1</w:t>
      </w:r>
      <w:r w:rsidRPr="00EA0724">
        <w:rPr>
          <w:rFonts w:ascii="Times New Roman" w:hAnsi="Times New Roman" w:cs="Times New Roman"/>
        </w:rPr>
        <w:t xml:space="preserve">]. Nonetheless, gaps remain in the literature: comparative analyses are scarce, limited datasets </w:t>
      </w:r>
      <w:r w:rsidRPr="00EA0724">
        <w:rPr>
          <w:rFonts w:ascii="Times New Roman" w:hAnsi="Times New Roman" w:cs="Times New Roman"/>
        </w:rPr>
        <w:lastRenderedPageBreak/>
        <w:t>constrain existing studies, and advanced feature selection reasonings are needed for identifying leading features for diagnosis.</w:t>
      </w:r>
    </w:p>
    <w:p w14:paraId="65CE16C3" w14:textId="77777777" w:rsidR="00D53386" w:rsidRPr="00EA0724" w:rsidRDefault="00D53386" w:rsidP="00B12353">
      <w:pPr>
        <w:shd w:val="clear" w:color="auto" w:fill="FFFFFF" w:themeFill="background1"/>
        <w:spacing w:before="300" w:after="300"/>
        <w:jc w:val="both"/>
        <w:rPr>
          <w:rFonts w:ascii="Times New Roman" w:hAnsi="Times New Roman" w:cs="Times New Roman"/>
        </w:rPr>
      </w:pPr>
      <w:r w:rsidRPr="00EA0724">
        <w:rPr>
          <w:rFonts w:ascii="Times New Roman" w:hAnsi="Times New Roman" w:cs="Times New Roman"/>
        </w:rPr>
        <w:t>The prime question in creating an ML model for breast cancer findings is ensuring high sensitivity and specificity. The cost of false negatives (missing a cancer diagnosis) can be life-dangerous, while false positives (wrongly diagnosing cancer) can cause excessive anxiety and medical procedures. Thus, a difficult balance must be uncovered to minimize both anomalies, detect outliers, and recognize feature associations within the WDBC dataset.</w:t>
      </w:r>
    </w:p>
    <w:p w14:paraId="2E4C1E3E" w14:textId="77777777" w:rsidR="00D53386" w:rsidRPr="00EA0724" w:rsidRDefault="00D53386" w:rsidP="00B12353">
      <w:pPr>
        <w:shd w:val="clear" w:color="auto" w:fill="FFFFFF" w:themeFill="background1"/>
        <w:spacing w:before="300" w:after="300"/>
        <w:jc w:val="both"/>
        <w:rPr>
          <w:rFonts w:ascii="Times New Roman" w:hAnsi="Times New Roman" w:cs="Times New Roman"/>
        </w:rPr>
      </w:pPr>
      <w:r w:rsidRPr="00EA0724">
        <w:rPr>
          <w:rFonts w:ascii="Times New Roman" w:hAnsi="Times New Roman" w:cs="Times New Roman"/>
        </w:rPr>
        <w:t>The aim of this analysis is multifold:</w:t>
      </w:r>
    </w:p>
    <w:p w14:paraId="3930FD7A" w14:textId="77777777" w:rsidR="00D53386" w:rsidRPr="00EA0724" w:rsidRDefault="00D53386" w:rsidP="00B12353">
      <w:pPr>
        <w:numPr>
          <w:ilvl w:val="0"/>
          <w:numId w:val="1"/>
        </w:numPr>
        <w:shd w:val="clear" w:color="auto" w:fill="FFFFFF" w:themeFill="background1"/>
        <w:jc w:val="both"/>
        <w:rPr>
          <w:rFonts w:ascii="Times New Roman" w:hAnsi="Times New Roman" w:cs="Times New Roman"/>
        </w:rPr>
      </w:pPr>
      <w:r w:rsidRPr="00EA0724">
        <w:rPr>
          <w:rFonts w:ascii="Times New Roman" w:hAnsi="Times New Roman" w:cs="Times New Roman"/>
        </w:rPr>
        <w:t>To evaluate several ML models on the dataset and recognize the most favorable ones based on performance metrics such as accuracy, precision, recall, and F1-score.</w:t>
      </w:r>
    </w:p>
    <w:p w14:paraId="2778F9B4" w14:textId="77777777" w:rsidR="00D53386" w:rsidRPr="00EA0724" w:rsidRDefault="00D53386" w:rsidP="00B12353">
      <w:pPr>
        <w:numPr>
          <w:ilvl w:val="0"/>
          <w:numId w:val="1"/>
        </w:numPr>
        <w:shd w:val="clear" w:color="auto" w:fill="FFFFFF" w:themeFill="background1"/>
        <w:jc w:val="both"/>
        <w:rPr>
          <w:rFonts w:ascii="Times New Roman" w:hAnsi="Times New Roman" w:cs="Times New Roman"/>
        </w:rPr>
      </w:pPr>
      <w:r w:rsidRPr="00EA0724">
        <w:rPr>
          <w:rFonts w:ascii="Times New Roman" w:hAnsi="Times New Roman" w:cs="Times New Roman"/>
        </w:rPr>
        <w:t>To examine model-specific performance indicators such as ROC curves and confusion matrices, thereby assessing the true positive and false positive rates, which are crucial for clinical applications.</w:t>
      </w:r>
    </w:p>
    <w:p w14:paraId="671033B2" w14:textId="77777777" w:rsidR="00D53386" w:rsidRPr="00EA0724" w:rsidRDefault="00D53386" w:rsidP="00B12353">
      <w:pPr>
        <w:numPr>
          <w:ilvl w:val="0"/>
          <w:numId w:val="1"/>
        </w:numPr>
        <w:shd w:val="clear" w:color="auto" w:fill="FFFFFF" w:themeFill="background1"/>
        <w:jc w:val="both"/>
        <w:rPr>
          <w:rFonts w:ascii="Times New Roman" w:hAnsi="Times New Roman" w:cs="Times New Roman"/>
        </w:rPr>
      </w:pPr>
      <w:r w:rsidRPr="00EA0724">
        <w:rPr>
          <w:rFonts w:ascii="Times New Roman" w:hAnsi="Times New Roman" w:cs="Times New Roman"/>
        </w:rPr>
        <w:t>To concrete the way for the training of an optimal predictive model that can accurately classify breast tumors as benign or malignant, thus aiding clinicians in diagnosis and treatment forecast.</w:t>
      </w:r>
    </w:p>
    <w:p w14:paraId="7B53ACEA" w14:textId="572819EA" w:rsidR="000E7D4A" w:rsidRPr="00EA0724" w:rsidRDefault="000E7D4A" w:rsidP="00B12353">
      <w:pPr>
        <w:jc w:val="both"/>
        <w:rPr>
          <w:rFonts w:ascii="Times New Roman" w:hAnsi="Times New Roman" w:cs="Times New Roman"/>
        </w:rPr>
      </w:pPr>
    </w:p>
    <w:p w14:paraId="3CE03F27" w14:textId="59BD2FB6" w:rsidR="00D53386" w:rsidRPr="00EA0724" w:rsidRDefault="004E3042" w:rsidP="004E3042">
      <w:pPr>
        <w:jc w:val="both"/>
        <w:rPr>
          <w:rFonts w:ascii="Times New Roman" w:hAnsi="Times New Roman" w:cs="Times New Roman"/>
        </w:rPr>
      </w:pPr>
      <w:r w:rsidRPr="00EA0724">
        <w:rPr>
          <w:rFonts w:ascii="Times New Roman" w:hAnsi="Times New Roman" w:cs="Times New Roman"/>
        </w:rPr>
        <w:t>The goal of the diagnostic aspect of our research is to develop a relatively objective system that diagnoses FNAs with an accuracy that approaches the best achieved visually. (Need to paraphrase this)</w:t>
      </w:r>
    </w:p>
    <w:p w14:paraId="33684847" w14:textId="77777777" w:rsidR="004E3042" w:rsidRPr="00EA0724" w:rsidRDefault="004E3042" w:rsidP="004E3042">
      <w:pPr>
        <w:jc w:val="both"/>
        <w:rPr>
          <w:rFonts w:ascii="Times New Roman" w:hAnsi="Times New Roman" w:cs="Times New Roman"/>
        </w:rPr>
      </w:pPr>
    </w:p>
    <w:p w14:paraId="13C6D4AB" w14:textId="023B647A" w:rsidR="00D53386" w:rsidRPr="00EA0724" w:rsidRDefault="00D53386" w:rsidP="006B4345">
      <w:pPr>
        <w:pStyle w:val="Heading1"/>
      </w:pPr>
      <w:bookmarkStart w:id="2" w:name="_Toc165567922"/>
      <w:r w:rsidRPr="00EA0724">
        <w:t>Dataset Description</w:t>
      </w:r>
      <w:bookmarkEnd w:id="2"/>
    </w:p>
    <w:p w14:paraId="7D08969C" w14:textId="77777777" w:rsidR="00D53386" w:rsidRPr="00EA0724" w:rsidRDefault="00D53386" w:rsidP="00B12353">
      <w:pPr>
        <w:jc w:val="both"/>
        <w:rPr>
          <w:rFonts w:ascii="Times New Roman" w:hAnsi="Times New Roman" w:cs="Times New Roman"/>
        </w:rPr>
      </w:pPr>
    </w:p>
    <w:p w14:paraId="207633B7" w14:textId="4FF89045" w:rsidR="00345C2D" w:rsidRPr="00EA0724" w:rsidRDefault="00D53386" w:rsidP="00B12353">
      <w:pPr>
        <w:jc w:val="both"/>
        <w:rPr>
          <w:rFonts w:ascii="Times New Roman" w:eastAsia="Times New Roman" w:hAnsi="Times New Roman" w:cs="Times New Roman"/>
          <w:kern w:val="0"/>
          <w14:ligatures w14:val="none"/>
        </w:rPr>
      </w:pPr>
      <w:r w:rsidRPr="00EA0724">
        <w:rPr>
          <w:rFonts w:asciiTheme="majorBidi" w:hAnsiTheme="majorBidi" w:cstheme="majorBidi"/>
        </w:rPr>
        <w:t xml:space="preserve">The dataset comprises 569 instances and 32 attributes, with each instance representing features computed from images of cell nuclei. </w:t>
      </w:r>
      <w:r w:rsidR="000E7D4A" w:rsidRPr="00EA0724">
        <w:rPr>
          <w:rFonts w:asciiTheme="majorBidi" w:hAnsiTheme="majorBidi" w:cstheme="majorBidi"/>
        </w:rPr>
        <w:t xml:space="preserve">The features present in this dataset were digitally measured using the </w:t>
      </w:r>
      <w:proofErr w:type="spellStart"/>
      <w:r w:rsidR="000E7D4A" w:rsidRPr="00EA0724">
        <w:rPr>
          <w:rFonts w:asciiTheme="majorBidi" w:hAnsiTheme="majorBidi" w:cstheme="majorBidi"/>
        </w:rPr>
        <w:t>Xcyt</w:t>
      </w:r>
      <w:proofErr w:type="spellEnd"/>
      <w:r w:rsidR="000E7D4A" w:rsidRPr="00EA0724">
        <w:rPr>
          <w:rFonts w:asciiTheme="majorBidi" w:hAnsiTheme="majorBidi" w:cstheme="majorBidi"/>
        </w:rPr>
        <w:t xml:space="preserve"> image analysis program.</w:t>
      </w:r>
      <w:r w:rsidR="000E7D4A" w:rsidRPr="00EA0724">
        <w:rPr>
          <w:rFonts w:ascii="Times New Roman" w:eastAsia="Times New Roman" w:hAnsi="Times New Roman" w:cs="Times New Roman"/>
          <w:kern w:val="0"/>
          <w14:ligatures w14:val="none"/>
        </w:rPr>
        <w:t xml:space="preserve"> </w:t>
      </w:r>
      <w:r w:rsidRPr="00EA0724">
        <w:rPr>
          <w:rFonts w:asciiTheme="majorBidi" w:hAnsiTheme="majorBidi" w:cstheme="majorBidi"/>
        </w:rPr>
        <w:t>These features include characteristics such as radius, texture, perimeter, area, smoothness, compactness, concavity, concave points, symmetry, and fractal dimension. The attributes encompass the ID number, diagnosis (denoted as 'M' for malignant and 'B' for benign), and 30 real-valued input features computed as the mean, standard error, and "worst" (largest) values. The class distribution shows 357 instances labeled as benign and 212 as malignant, indicating an imbalance favoring benign instances. This dataset serves as a valuable resource for tasks related to the diagnosis of cell nuclei as either malignant or benign, providing researchers and practitioners with rich information for analysis and modeling purposes.</w:t>
      </w:r>
    </w:p>
    <w:p w14:paraId="54DED3B8" w14:textId="7055BA44" w:rsidR="00631C61" w:rsidRPr="00EA0724" w:rsidRDefault="00631C61" w:rsidP="00B12353">
      <w:pPr>
        <w:jc w:val="both"/>
        <w:rPr>
          <w:rFonts w:ascii="Times New Roman" w:hAnsi="Times New Roman" w:cs="Times New Roman"/>
          <w:b/>
          <w:bCs/>
        </w:rPr>
      </w:pPr>
    </w:p>
    <w:p w14:paraId="371DB417" w14:textId="24EA8AE2" w:rsidR="00E5437A" w:rsidRPr="00EA0724" w:rsidRDefault="00E5437A" w:rsidP="006B4345">
      <w:pPr>
        <w:pStyle w:val="Heading1"/>
      </w:pPr>
      <w:bookmarkStart w:id="3" w:name="_Toc165567923"/>
      <w:r w:rsidRPr="00EA0724">
        <w:t>Methodology</w:t>
      </w:r>
      <w:bookmarkEnd w:id="3"/>
    </w:p>
    <w:p w14:paraId="69452310" w14:textId="77777777" w:rsidR="003123C7" w:rsidRPr="00EA0724" w:rsidRDefault="003123C7" w:rsidP="003123C7">
      <w:pPr>
        <w:jc w:val="both"/>
        <w:rPr>
          <w:rFonts w:ascii="Times New Roman" w:hAnsi="Times New Roman" w:cs="Times New Roman"/>
        </w:rPr>
      </w:pPr>
    </w:p>
    <w:p w14:paraId="01F60D02" w14:textId="7248CA37" w:rsidR="003123C7" w:rsidRDefault="003123C7" w:rsidP="003123C7">
      <w:pPr>
        <w:jc w:val="both"/>
        <w:rPr>
          <w:rFonts w:ascii="Times New Roman" w:hAnsi="Times New Roman" w:cs="Times New Roman"/>
        </w:rPr>
      </w:pPr>
      <w:r w:rsidRPr="00EA0724">
        <w:rPr>
          <w:rFonts w:ascii="Times New Roman" w:hAnsi="Times New Roman" w:cs="Times New Roman"/>
        </w:rPr>
        <w:t xml:space="preserve">The project commenced with downloading the WDBC data from UCIML. The next step would be to perform exploratory data analysis to detect any missing values or outliers within the data. This </w:t>
      </w:r>
      <w:r w:rsidRPr="00EA0724">
        <w:rPr>
          <w:rFonts w:ascii="Times New Roman" w:hAnsi="Times New Roman" w:cs="Times New Roman"/>
        </w:rPr>
        <w:lastRenderedPageBreak/>
        <w:t xml:space="preserve">preliminary analysis revealed several challenges, such as the features varied in measurement scales, the target variable was imbalanced, and there was significant multicollinearity among the predictors. </w:t>
      </w:r>
    </w:p>
    <w:p w14:paraId="159EF289" w14:textId="77777777" w:rsidR="0015219F" w:rsidRDefault="0015219F" w:rsidP="003123C7">
      <w:pPr>
        <w:jc w:val="both"/>
        <w:rPr>
          <w:rFonts w:ascii="Times New Roman" w:hAnsi="Times New Roman" w:cs="Times New Roman"/>
        </w:rPr>
      </w:pPr>
    </w:p>
    <w:p w14:paraId="71B6C2FD" w14:textId="77777777" w:rsidR="0015219F" w:rsidRPr="00EA0724" w:rsidRDefault="0015219F" w:rsidP="005227BE">
      <w:pPr>
        <w:jc w:val="center"/>
        <w:rPr>
          <w:rFonts w:ascii="Times New Roman" w:hAnsi="Times New Roman" w:cs="Times New Roman"/>
        </w:rPr>
      </w:pPr>
      <w:r w:rsidRPr="00EA0724">
        <w:rPr>
          <w:rFonts w:ascii="Times New Roman" w:hAnsi="Times New Roman" w:cs="Times New Roman"/>
          <w:noProof/>
        </w:rPr>
        <w:drawing>
          <wp:inline distT="0" distB="0" distL="0" distR="0" wp14:anchorId="7C415E18" wp14:editId="72C3AF68">
            <wp:extent cx="5943600" cy="5073015"/>
            <wp:effectExtent l="0" t="0" r="0" b="0"/>
            <wp:docPr id="2142925709" name="Picture 383" descr="A screenshot of a computer&#10;&#10;Description automatically generated">
              <a:extLst xmlns:a="http://schemas.openxmlformats.org/drawingml/2006/main">
                <a:ext uri="{FF2B5EF4-FFF2-40B4-BE49-F238E27FC236}">
                  <a16:creationId xmlns:a16="http://schemas.microsoft.com/office/drawing/2014/main" id="{C903E8C6-BC83-13EF-F3E2-A7A7FED94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Picture 383" descr="A screenshot of a computer&#10;&#10;Description automatically generated">
                      <a:extLst>
                        <a:ext uri="{FF2B5EF4-FFF2-40B4-BE49-F238E27FC236}">
                          <a16:creationId xmlns:a16="http://schemas.microsoft.com/office/drawing/2014/main" id="{C903E8C6-BC83-13EF-F3E2-A7A7FED94B96}"/>
                        </a:ext>
                      </a:extLst>
                    </pic:cNvPr>
                    <pic:cNvPicPr>
                      <a:picLocks noChangeAspect="1"/>
                    </pic:cNvPicPr>
                  </pic:nvPicPr>
                  <pic:blipFill>
                    <a:blip r:embed="rId10"/>
                    <a:stretch>
                      <a:fillRect/>
                    </a:stretch>
                  </pic:blipFill>
                  <pic:spPr>
                    <a:xfrm>
                      <a:off x="0" y="0"/>
                      <a:ext cx="5943600" cy="5073015"/>
                    </a:xfrm>
                    <a:prstGeom prst="rect">
                      <a:avLst/>
                    </a:prstGeom>
                  </pic:spPr>
                </pic:pic>
              </a:graphicData>
            </a:graphic>
          </wp:inline>
        </w:drawing>
      </w:r>
    </w:p>
    <w:p w14:paraId="0B6351AF" w14:textId="77777777" w:rsidR="0015219F" w:rsidRPr="00C76A04" w:rsidRDefault="0015219F" w:rsidP="0015219F">
      <w:pPr>
        <w:jc w:val="center"/>
        <w:rPr>
          <w:rFonts w:ascii="Times New Roman" w:hAnsi="Times New Roman" w:cs="Times New Roman"/>
          <w:b/>
          <w:bCs/>
          <w:i/>
          <w:iCs/>
          <w:sz w:val="20"/>
          <w:szCs w:val="20"/>
        </w:rPr>
      </w:pPr>
      <w:r w:rsidRPr="00C76A04">
        <w:rPr>
          <w:rFonts w:ascii="Times New Roman" w:hAnsi="Times New Roman" w:cs="Times New Roman"/>
          <w:b/>
          <w:bCs/>
          <w:i/>
          <w:iCs/>
          <w:sz w:val="20"/>
          <w:szCs w:val="20"/>
        </w:rPr>
        <w:t xml:space="preserve">Diagram 1: </w:t>
      </w:r>
      <w:r w:rsidRPr="00C76A04">
        <w:rPr>
          <w:rFonts w:ascii="Times New Roman" w:hAnsi="Times New Roman" w:cs="Times New Roman"/>
          <w:i/>
          <w:iCs/>
          <w:sz w:val="20"/>
          <w:szCs w:val="20"/>
        </w:rPr>
        <w:t>Workflow of the Project</w:t>
      </w:r>
    </w:p>
    <w:p w14:paraId="61C263F3" w14:textId="77777777" w:rsidR="0015219F" w:rsidRDefault="0015219F" w:rsidP="003123C7">
      <w:pPr>
        <w:jc w:val="both"/>
        <w:rPr>
          <w:rFonts w:ascii="Times New Roman" w:hAnsi="Times New Roman" w:cs="Times New Roman"/>
        </w:rPr>
      </w:pPr>
    </w:p>
    <w:p w14:paraId="43936780" w14:textId="77777777" w:rsidR="005E4FAC" w:rsidRDefault="005E4FAC" w:rsidP="003123C7">
      <w:pPr>
        <w:jc w:val="both"/>
        <w:rPr>
          <w:rFonts w:ascii="Times New Roman" w:hAnsi="Times New Roman" w:cs="Times New Roman"/>
        </w:rPr>
      </w:pPr>
    </w:p>
    <w:p w14:paraId="3545BD39" w14:textId="07C9061D" w:rsidR="00A32249" w:rsidRDefault="005E4FAC" w:rsidP="00A32249">
      <w:pPr>
        <w:jc w:val="both"/>
        <w:rPr>
          <w:rFonts w:ascii="Times New Roman" w:hAnsi="Times New Roman" w:cs="Times New Roman"/>
        </w:rPr>
      </w:pPr>
      <w:r w:rsidRPr="00EA0724">
        <w:rPr>
          <w:rFonts w:ascii="Times New Roman" w:hAnsi="Times New Roman" w:cs="Times New Roman"/>
        </w:rPr>
        <w:t>Third step of the workflow is Data Preprocessing and splitting the dataset into Training and Validation set</w:t>
      </w:r>
      <w:r>
        <w:rPr>
          <w:rFonts w:ascii="Times New Roman" w:hAnsi="Times New Roman" w:cs="Times New Roman"/>
        </w:rPr>
        <w:t>. At this step,</w:t>
      </w:r>
      <w:r w:rsidRPr="005E4FAC">
        <w:rPr>
          <w:rFonts w:ascii="Times New Roman" w:hAnsi="Times New Roman" w:cs="Times New Roman"/>
        </w:rPr>
        <w:t xml:space="preserve"> we standardized all the input features to ensure that no single feature would disproportionately influence the model due to its scale. </w:t>
      </w:r>
      <w:r w:rsidR="0014518D" w:rsidRPr="00EA0724">
        <w:rPr>
          <w:rFonts w:ascii="Times New Roman" w:hAnsi="Times New Roman" w:cs="Times New Roman"/>
        </w:rPr>
        <w:t xml:space="preserve">Also, </w:t>
      </w:r>
      <w:r w:rsidR="00171429">
        <w:rPr>
          <w:rFonts w:ascii="Times New Roman" w:hAnsi="Times New Roman" w:cs="Times New Roman"/>
        </w:rPr>
        <w:t xml:space="preserve">we applied </w:t>
      </w:r>
      <w:r w:rsidR="00171429" w:rsidRPr="00EA0724">
        <w:rPr>
          <w:rFonts w:ascii="Times New Roman" w:hAnsi="Times New Roman" w:cs="Times New Roman"/>
        </w:rPr>
        <w:t xml:space="preserve">using principal component analysis </w:t>
      </w:r>
      <w:r w:rsidR="0014518D" w:rsidRPr="00EA0724">
        <w:rPr>
          <w:rFonts w:ascii="Times New Roman" w:hAnsi="Times New Roman" w:cs="Times New Roman"/>
        </w:rPr>
        <w:t>to pick the top features which would capture the maximum variability.</w:t>
      </w:r>
      <w:r w:rsidR="0014518D">
        <w:rPr>
          <w:rFonts w:ascii="Times New Roman" w:hAnsi="Times New Roman" w:cs="Times New Roman"/>
        </w:rPr>
        <w:t xml:space="preserve"> </w:t>
      </w:r>
      <w:r w:rsidR="00A32249" w:rsidRPr="00425A12">
        <w:rPr>
          <w:rFonts w:ascii="Times New Roman" w:hAnsi="Times New Roman" w:cs="Times New Roman"/>
        </w:rPr>
        <w:t>For feature selection, we used to</w:t>
      </w:r>
      <w:r w:rsidR="00A32249">
        <w:rPr>
          <w:rFonts w:ascii="Times New Roman" w:hAnsi="Times New Roman" w:cs="Times New Roman"/>
        </w:rPr>
        <w:t>p</w:t>
      </w:r>
      <w:r w:rsidR="00A32249" w:rsidRPr="00425A12">
        <w:rPr>
          <w:rFonts w:ascii="Times New Roman" w:hAnsi="Times New Roman" w:cs="Times New Roman"/>
        </w:rPr>
        <w:t xml:space="preserve"> </w:t>
      </w:r>
      <w:r w:rsidR="00132CB5">
        <w:rPr>
          <w:rFonts w:ascii="Times New Roman" w:hAnsi="Times New Roman" w:cs="Times New Roman"/>
        </w:rPr>
        <w:t>2</w:t>
      </w:r>
      <w:r w:rsidR="00A32249" w:rsidRPr="00425A12">
        <w:rPr>
          <w:rFonts w:ascii="Times New Roman" w:hAnsi="Times New Roman" w:cs="Times New Roman"/>
        </w:rPr>
        <w:t xml:space="preserve"> PCA that captures 99.9% variability. Mean of absolute factor loading of the top 3 components were used to select the best 10, </w:t>
      </w:r>
      <w:r w:rsidR="00D821FF">
        <w:rPr>
          <w:rFonts w:ascii="Times New Roman" w:hAnsi="Times New Roman" w:cs="Times New Roman"/>
        </w:rPr>
        <w:t xml:space="preserve">top </w:t>
      </w:r>
      <w:r w:rsidR="00A32249" w:rsidRPr="00425A12">
        <w:rPr>
          <w:rFonts w:ascii="Times New Roman" w:hAnsi="Times New Roman" w:cs="Times New Roman"/>
        </w:rPr>
        <w:t xml:space="preserve">15, </w:t>
      </w:r>
      <w:r w:rsidR="00D821FF">
        <w:rPr>
          <w:rFonts w:ascii="Times New Roman" w:hAnsi="Times New Roman" w:cs="Times New Roman"/>
        </w:rPr>
        <w:t xml:space="preserve">top </w:t>
      </w:r>
      <w:r w:rsidR="00A32249" w:rsidRPr="00425A12">
        <w:rPr>
          <w:rFonts w:ascii="Times New Roman" w:hAnsi="Times New Roman" w:cs="Times New Roman"/>
        </w:rPr>
        <w:t xml:space="preserve">20 and </w:t>
      </w:r>
      <w:r w:rsidR="00D821FF">
        <w:rPr>
          <w:rFonts w:ascii="Times New Roman" w:hAnsi="Times New Roman" w:cs="Times New Roman"/>
        </w:rPr>
        <w:t xml:space="preserve">top </w:t>
      </w:r>
      <w:r w:rsidR="00A32249" w:rsidRPr="00425A12">
        <w:rPr>
          <w:rFonts w:ascii="Times New Roman" w:hAnsi="Times New Roman" w:cs="Times New Roman"/>
        </w:rPr>
        <w:t>25 features.</w:t>
      </w:r>
    </w:p>
    <w:p w14:paraId="36D45221" w14:textId="77777777" w:rsidR="00D821FF" w:rsidRPr="00A32249" w:rsidRDefault="00D821FF" w:rsidP="00A32249">
      <w:pPr>
        <w:jc w:val="both"/>
      </w:pPr>
    </w:p>
    <w:p w14:paraId="1C50A92E" w14:textId="35766884" w:rsidR="00D74B60" w:rsidRDefault="0035565A" w:rsidP="003123C7">
      <w:pPr>
        <w:jc w:val="both"/>
        <w:rPr>
          <w:rFonts w:ascii="Times New Roman" w:hAnsi="Times New Roman" w:cs="Times New Roman"/>
        </w:rPr>
      </w:pPr>
      <w:r>
        <w:rPr>
          <w:rFonts w:ascii="Times New Roman" w:hAnsi="Times New Roman" w:cs="Times New Roman"/>
        </w:rPr>
        <w:t>For model fitting</w:t>
      </w:r>
      <w:r w:rsidR="004B21DB">
        <w:rPr>
          <w:rFonts w:ascii="Times New Roman" w:hAnsi="Times New Roman" w:cs="Times New Roman"/>
        </w:rPr>
        <w:t xml:space="preserve"> and evaluation</w:t>
      </w:r>
      <w:r>
        <w:rPr>
          <w:rFonts w:ascii="Times New Roman" w:hAnsi="Times New Roman" w:cs="Times New Roman"/>
        </w:rPr>
        <w:t>, we</w:t>
      </w:r>
      <w:r w:rsidR="00D74B60">
        <w:rPr>
          <w:rFonts w:ascii="Times New Roman" w:hAnsi="Times New Roman" w:cs="Times New Roman"/>
        </w:rPr>
        <w:t xml:space="preserve"> split the data</w:t>
      </w:r>
      <w:r w:rsidR="0014605A">
        <w:rPr>
          <w:rFonts w:ascii="Times New Roman" w:hAnsi="Times New Roman" w:cs="Times New Roman"/>
        </w:rPr>
        <w:t>set</w:t>
      </w:r>
      <w:r w:rsidR="00D74B60">
        <w:rPr>
          <w:rFonts w:ascii="Times New Roman" w:hAnsi="Times New Roman" w:cs="Times New Roman"/>
        </w:rPr>
        <w:t xml:space="preserve"> into training and validation set. </w:t>
      </w:r>
      <w:r w:rsidR="0014518D">
        <w:rPr>
          <w:rFonts w:ascii="Times New Roman" w:hAnsi="Times New Roman" w:cs="Times New Roman"/>
        </w:rPr>
        <w:t>The training dataset contained 398 cases</w:t>
      </w:r>
      <w:r w:rsidR="002B0227">
        <w:rPr>
          <w:rFonts w:ascii="Times New Roman" w:hAnsi="Times New Roman" w:cs="Times New Roman"/>
        </w:rPr>
        <w:t xml:space="preserve"> </w:t>
      </w:r>
      <w:r w:rsidR="0014518D">
        <w:rPr>
          <w:rFonts w:ascii="Times New Roman" w:hAnsi="Times New Roman" w:cs="Times New Roman"/>
        </w:rPr>
        <w:t>while validation dataset contained 171 cases</w:t>
      </w:r>
      <w:r w:rsidR="002B0227">
        <w:rPr>
          <w:rFonts w:ascii="Times New Roman" w:hAnsi="Times New Roman" w:cs="Times New Roman"/>
        </w:rPr>
        <w:t>. Fig. 2 presents the distribution of training and validation dataset after splitting.</w:t>
      </w:r>
    </w:p>
    <w:p w14:paraId="2288B3E1" w14:textId="77777777" w:rsidR="00D74B60" w:rsidRDefault="00D74B60" w:rsidP="003123C7">
      <w:pPr>
        <w:jc w:val="both"/>
        <w:rPr>
          <w:rFonts w:ascii="Times New Roman" w:hAnsi="Times New Roman" w:cs="Times New Roman"/>
        </w:rPr>
      </w:pPr>
    </w:p>
    <w:p w14:paraId="6B15C0DC" w14:textId="77777777" w:rsidR="00D74B60" w:rsidRPr="00EA0724" w:rsidRDefault="00D74B60" w:rsidP="00D74B60">
      <w:pPr>
        <w:jc w:val="center"/>
        <w:rPr>
          <w:rFonts w:ascii="Times New Roman" w:hAnsi="Times New Roman" w:cs="Times New Roman"/>
        </w:rPr>
      </w:pPr>
      <w:r w:rsidRPr="00EA0724">
        <w:rPr>
          <w:rFonts w:ascii="Times New Roman" w:hAnsi="Times New Roman" w:cs="Times New Roman"/>
          <w:noProof/>
        </w:rPr>
        <w:lastRenderedPageBreak/>
        <w:drawing>
          <wp:inline distT="0" distB="0" distL="0" distR="0" wp14:anchorId="2C6363AC" wp14:editId="7BF38902">
            <wp:extent cx="3812345" cy="2270708"/>
            <wp:effectExtent l="0" t="0" r="0" b="3175"/>
            <wp:docPr id="1812345302" name="Picture 4" descr="A graph of a bar chart&#10;&#10;Description automatically generated with medium confidence">
              <a:extLst xmlns:a="http://schemas.openxmlformats.org/drawingml/2006/main">
                <a:ext uri="{FF2B5EF4-FFF2-40B4-BE49-F238E27FC236}">
                  <a16:creationId xmlns:a16="http://schemas.microsoft.com/office/drawing/2014/main" id="{6E967F71-62D8-86F6-110B-AF853A927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73270" name="Picture 4" descr="A graph of a bar chart&#10;&#10;Description automatically generated with medium confidence">
                      <a:extLst>
                        <a:ext uri="{FF2B5EF4-FFF2-40B4-BE49-F238E27FC236}">
                          <a16:creationId xmlns:a16="http://schemas.microsoft.com/office/drawing/2014/main" id="{6E967F71-62D8-86F6-110B-AF853A9276C9}"/>
                        </a:ext>
                      </a:extLst>
                    </pic:cNvPr>
                    <pic:cNvPicPr>
                      <a:picLocks noChangeAspect="1"/>
                    </pic:cNvPicPr>
                  </pic:nvPicPr>
                  <pic:blipFill>
                    <a:blip r:embed="rId11"/>
                    <a:stretch>
                      <a:fillRect/>
                    </a:stretch>
                  </pic:blipFill>
                  <pic:spPr>
                    <a:xfrm>
                      <a:off x="0" y="0"/>
                      <a:ext cx="3831533" cy="2282137"/>
                    </a:xfrm>
                    <a:prstGeom prst="rect">
                      <a:avLst/>
                    </a:prstGeom>
                  </pic:spPr>
                </pic:pic>
              </a:graphicData>
            </a:graphic>
          </wp:inline>
        </w:drawing>
      </w:r>
    </w:p>
    <w:p w14:paraId="3C949D4D" w14:textId="05FC6568" w:rsidR="00D74B60" w:rsidRPr="00EA0724" w:rsidRDefault="00D74B60" w:rsidP="00D74B60">
      <w:pPr>
        <w:jc w:val="center"/>
        <w:rPr>
          <w:rFonts w:ascii="Times New Roman" w:hAnsi="Times New Roman" w:cs="Times New Roman"/>
          <w:i/>
          <w:iCs/>
          <w:sz w:val="20"/>
          <w:szCs w:val="20"/>
        </w:rPr>
      </w:pPr>
      <w:r w:rsidRPr="00425A12">
        <w:rPr>
          <w:rFonts w:ascii="Times New Roman" w:hAnsi="Times New Roman" w:cs="Times New Roman"/>
          <w:b/>
          <w:bCs/>
          <w:i/>
          <w:iCs/>
          <w:sz w:val="20"/>
          <w:szCs w:val="20"/>
        </w:rPr>
        <w:t>Fig. 2</w:t>
      </w:r>
      <w:r>
        <w:rPr>
          <w:rFonts w:ascii="Times New Roman" w:hAnsi="Times New Roman" w:cs="Times New Roman"/>
          <w:i/>
          <w:iCs/>
          <w:sz w:val="20"/>
          <w:szCs w:val="20"/>
        </w:rPr>
        <w:t xml:space="preserve"> </w:t>
      </w:r>
      <w:r w:rsidRPr="00EA0724">
        <w:rPr>
          <w:rFonts w:ascii="Times New Roman" w:hAnsi="Times New Roman" w:cs="Times New Roman"/>
          <w:i/>
          <w:iCs/>
          <w:sz w:val="20"/>
          <w:szCs w:val="20"/>
        </w:rPr>
        <w:t>Distribution of Training and Validation Dataset</w:t>
      </w:r>
      <w:r w:rsidR="00F7579D">
        <w:rPr>
          <w:rFonts w:ascii="Times New Roman" w:hAnsi="Times New Roman" w:cs="Times New Roman"/>
          <w:i/>
          <w:iCs/>
          <w:sz w:val="20"/>
          <w:szCs w:val="20"/>
        </w:rPr>
        <w:t xml:space="preserve"> after split</w:t>
      </w:r>
    </w:p>
    <w:p w14:paraId="2F21ADBE" w14:textId="77777777" w:rsidR="00D74B60" w:rsidRDefault="00D74B60" w:rsidP="003123C7">
      <w:pPr>
        <w:jc w:val="both"/>
        <w:rPr>
          <w:rFonts w:ascii="Times New Roman" w:hAnsi="Times New Roman" w:cs="Times New Roman"/>
        </w:rPr>
      </w:pPr>
    </w:p>
    <w:p w14:paraId="59E804E5" w14:textId="77777777" w:rsidR="00D74B60" w:rsidRDefault="00D74B60" w:rsidP="003123C7">
      <w:pPr>
        <w:jc w:val="both"/>
        <w:rPr>
          <w:rFonts w:ascii="Times New Roman" w:hAnsi="Times New Roman" w:cs="Times New Roman"/>
        </w:rPr>
      </w:pPr>
    </w:p>
    <w:p w14:paraId="263BE92A" w14:textId="043AE3D9" w:rsidR="00262D2C" w:rsidRDefault="00C30BFF" w:rsidP="00262D2C">
      <w:pPr>
        <w:jc w:val="both"/>
        <w:rPr>
          <w:rFonts w:ascii="Times New Roman" w:hAnsi="Times New Roman" w:cs="Times New Roman"/>
        </w:rPr>
      </w:pPr>
      <w:r>
        <w:rPr>
          <w:rFonts w:ascii="Times New Roman" w:hAnsi="Times New Roman" w:cs="Times New Roman"/>
        </w:rPr>
        <w:t xml:space="preserve">We </w:t>
      </w:r>
      <w:r w:rsidR="00CF455D" w:rsidRPr="00EA0724">
        <w:rPr>
          <w:rFonts w:ascii="Times New Roman" w:hAnsi="Times New Roman" w:cs="Times New Roman"/>
        </w:rPr>
        <w:t xml:space="preserve">balanced </w:t>
      </w:r>
      <w:r>
        <w:rPr>
          <w:rFonts w:ascii="Times New Roman" w:hAnsi="Times New Roman" w:cs="Times New Roman"/>
        </w:rPr>
        <w:t xml:space="preserve">training dataset </w:t>
      </w:r>
      <w:r w:rsidR="00CF455D" w:rsidRPr="00EA0724">
        <w:rPr>
          <w:rFonts w:ascii="Times New Roman" w:hAnsi="Times New Roman" w:cs="Times New Roman"/>
        </w:rPr>
        <w:t>using 3 different techniques</w:t>
      </w:r>
      <w:r w:rsidR="00CF455D">
        <w:rPr>
          <w:rFonts w:ascii="Times New Roman" w:hAnsi="Times New Roman" w:cs="Times New Roman"/>
        </w:rPr>
        <w:t xml:space="preserve">: </w:t>
      </w:r>
      <w:r w:rsidR="00262D2C" w:rsidRPr="00EA0724">
        <w:rPr>
          <w:rFonts w:ascii="Times New Roman" w:hAnsi="Times New Roman" w:cs="Times New Roman"/>
        </w:rPr>
        <w:t>under-sampling, k-medoid clustering and over-sampling. Under-sampling randomly reduces the size of the majority class to match the minority class, while K-medoid clustering divides the majority class into k clusters (where k equals the number of instances in the minority class) and selects the center or medoids of each cluster.</w:t>
      </w:r>
      <w:r w:rsidR="0014518D">
        <w:rPr>
          <w:rFonts w:ascii="Times New Roman" w:hAnsi="Times New Roman" w:cs="Times New Roman"/>
        </w:rPr>
        <w:t xml:space="preserve"> </w:t>
      </w:r>
      <w:r w:rsidR="00262D2C" w:rsidRPr="00EA0724">
        <w:rPr>
          <w:rFonts w:ascii="Times New Roman" w:hAnsi="Times New Roman" w:cs="Times New Roman"/>
        </w:rPr>
        <w:t>Synthetic Minority over-sampling technique</w:t>
      </w:r>
      <w:r w:rsidR="00262D2C">
        <w:rPr>
          <w:rFonts w:ascii="Times New Roman" w:hAnsi="Times New Roman" w:cs="Times New Roman"/>
        </w:rPr>
        <w:t xml:space="preserve"> (SMOTE) was used for over-sampling the dataset. </w:t>
      </w:r>
      <w:r w:rsidR="00262D2C" w:rsidRPr="00EA0724">
        <w:rPr>
          <w:rFonts w:ascii="Times New Roman" w:hAnsi="Times New Roman" w:cs="Times New Roman"/>
        </w:rPr>
        <w:t>SMOTE identifies the k-nearest neighbors in the feature space for each minority instance</w:t>
      </w:r>
      <w:r w:rsidR="00262D2C">
        <w:rPr>
          <w:rFonts w:ascii="Times New Roman" w:hAnsi="Times New Roman" w:cs="Times New Roman"/>
        </w:rPr>
        <w:t xml:space="preserve"> and</w:t>
      </w:r>
      <w:r w:rsidR="00262D2C" w:rsidRPr="00EA0724">
        <w:rPr>
          <w:rFonts w:ascii="Times New Roman" w:hAnsi="Times New Roman" w:cs="Times New Roman"/>
        </w:rPr>
        <w:t xml:space="preserve"> generates synthetic instances by interpolating between the minority instance and its neighbors. Specifically, it randomly selects one of the k-nearest neighbors for each minority instance and creates a synthetic instance along the line segment connecting the two points. This process iterates until the desired balance between minority and majority classes is achieved. Due to its random nature, generating a SMOTE sample requires careful consideration to achieve the desired balance between minority and majority classes.</w:t>
      </w:r>
      <w:r w:rsidR="00397160">
        <w:rPr>
          <w:rFonts w:ascii="Times New Roman" w:hAnsi="Times New Roman" w:cs="Times New Roman"/>
        </w:rPr>
        <w:t xml:space="preserve"> Fig. 3 captures the</w:t>
      </w:r>
      <w:r w:rsidR="00397160">
        <w:rPr>
          <w:rFonts w:ascii="Times New Roman" w:hAnsi="Times New Roman" w:cs="Times New Roman"/>
          <w:i/>
          <w:iCs/>
          <w:sz w:val="20"/>
          <w:szCs w:val="20"/>
        </w:rPr>
        <w:t xml:space="preserve"> </w:t>
      </w:r>
      <w:r w:rsidR="00397160" w:rsidRPr="00425A12">
        <w:rPr>
          <w:rFonts w:ascii="Times New Roman" w:hAnsi="Times New Roman" w:cs="Times New Roman"/>
        </w:rPr>
        <w:t>Distribution of Diagnose cases in Training Dataset after data balancing</w:t>
      </w:r>
      <w:r w:rsidR="00397160">
        <w:rPr>
          <w:rFonts w:ascii="Times New Roman" w:hAnsi="Times New Roman" w:cs="Times New Roman"/>
        </w:rPr>
        <w:t xml:space="preserve">. </w:t>
      </w:r>
      <w:r w:rsidR="001720B4">
        <w:rPr>
          <w:rFonts w:ascii="Times New Roman" w:hAnsi="Times New Roman" w:cs="Times New Roman"/>
        </w:rPr>
        <w:t>We kept validation dataset intact</w:t>
      </w:r>
      <w:r w:rsidR="001720B4" w:rsidRPr="001720B4">
        <w:rPr>
          <w:rFonts w:ascii="Times New Roman" w:hAnsi="Times New Roman" w:cs="Times New Roman"/>
        </w:rPr>
        <w:t xml:space="preserve"> throughout the process to maintain the integrity of the evaluation process.</w:t>
      </w:r>
    </w:p>
    <w:p w14:paraId="272DBCE1" w14:textId="77777777" w:rsidR="00E41187" w:rsidRDefault="00E41187" w:rsidP="00262D2C">
      <w:pPr>
        <w:jc w:val="both"/>
        <w:rPr>
          <w:rFonts w:ascii="Times New Roman" w:hAnsi="Times New Roman" w:cs="Times New Roman"/>
        </w:rPr>
      </w:pPr>
    </w:p>
    <w:p w14:paraId="2F08ED42" w14:textId="12627F4D" w:rsidR="00E41187" w:rsidRPr="00EA0724" w:rsidRDefault="00E41187" w:rsidP="00425A12">
      <w:pPr>
        <w:jc w:val="center"/>
        <w:rPr>
          <w:rFonts w:ascii="Times New Roman" w:hAnsi="Times New Roman" w:cs="Times New Roman"/>
        </w:rPr>
      </w:pPr>
      <w:r>
        <w:rPr>
          <w:noProof/>
        </w:rPr>
        <w:lastRenderedPageBreak/>
        <w:drawing>
          <wp:inline distT="0" distB="0" distL="0" distR="0" wp14:anchorId="67BA5D86" wp14:editId="73A2D27D">
            <wp:extent cx="4343400" cy="2933700"/>
            <wp:effectExtent l="0" t="0" r="0" b="0"/>
            <wp:docPr id="1907688006" name="Picture 1" descr="A graph with red and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688006" name="Picture 1" descr="A graph with red and green bars&#10;&#10;Description automatically generated"/>
                    <pic:cNvPicPr/>
                  </pic:nvPicPr>
                  <pic:blipFill>
                    <a:blip r:embed="rId12"/>
                    <a:stretch>
                      <a:fillRect/>
                    </a:stretch>
                  </pic:blipFill>
                  <pic:spPr>
                    <a:xfrm>
                      <a:off x="0" y="0"/>
                      <a:ext cx="4343400" cy="2933700"/>
                    </a:xfrm>
                    <a:prstGeom prst="rect">
                      <a:avLst/>
                    </a:prstGeom>
                  </pic:spPr>
                </pic:pic>
              </a:graphicData>
            </a:graphic>
          </wp:inline>
        </w:drawing>
      </w:r>
    </w:p>
    <w:p w14:paraId="0E0BC7CA" w14:textId="77777777" w:rsidR="00262D2C" w:rsidRDefault="00262D2C" w:rsidP="003123C7">
      <w:pPr>
        <w:jc w:val="both"/>
        <w:rPr>
          <w:rFonts w:ascii="Times New Roman" w:hAnsi="Times New Roman" w:cs="Times New Roman"/>
        </w:rPr>
      </w:pPr>
    </w:p>
    <w:p w14:paraId="3DED8835" w14:textId="78ACDBC4" w:rsidR="00E41187" w:rsidRPr="00425A12" w:rsidRDefault="00E41187" w:rsidP="00425A12">
      <w:pPr>
        <w:jc w:val="center"/>
        <w:rPr>
          <w:rFonts w:ascii="Times New Roman" w:hAnsi="Times New Roman" w:cs="Times New Roman"/>
          <w:i/>
          <w:iCs/>
          <w:sz w:val="20"/>
          <w:szCs w:val="20"/>
        </w:rPr>
      </w:pPr>
      <w:r w:rsidRPr="00425A12">
        <w:rPr>
          <w:rFonts w:ascii="Times New Roman" w:hAnsi="Times New Roman" w:cs="Times New Roman"/>
          <w:b/>
          <w:bCs/>
          <w:i/>
          <w:iCs/>
          <w:sz w:val="20"/>
          <w:szCs w:val="20"/>
        </w:rPr>
        <w:t>Fig. 3</w:t>
      </w:r>
      <w:r>
        <w:rPr>
          <w:rFonts w:ascii="Times New Roman" w:hAnsi="Times New Roman" w:cs="Times New Roman"/>
          <w:i/>
          <w:iCs/>
          <w:sz w:val="20"/>
          <w:szCs w:val="20"/>
        </w:rPr>
        <w:t xml:space="preserve"> </w:t>
      </w:r>
      <w:r w:rsidRPr="00425A12">
        <w:rPr>
          <w:rFonts w:ascii="Times New Roman" w:hAnsi="Times New Roman" w:cs="Times New Roman"/>
          <w:i/>
          <w:iCs/>
          <w:sz w:val="20"/>
          <w:szCs w:val="20"/>
        </w:rPr>
        <w:t xml:space="preserve">Distribution of Diagnose cases in Training Dataset </w:t>
      </w:r>
      <w:r>
        <w:rPr>
          <w:rFonts w:ascii="Times New Roman" w:hAnsi="Times New Roman" w:cs="Times New Roman"/>
          <w:i/>
          <w:iCs/>
          <w:sz w:val="20"/>
          <w:szCs w:val="20"/>
        </w:rPr>
        <w:t>after data balancing</w:t>
      </w:r>
    </w:p>
    <w:p w14:paraId="5C8B6BEA" w14:textId="77777777" w:rsidR="0014518D" w:rsidRPr="00EA0724" w:rsidRDefault="0014518D" w:rsidP="003123C7">
      <w:pPr>
        <w:jc w:val="both"/>
        <w:rPr>
          <w:rFonts w:ascii="Times New Roman" w:hAnsi="Times New Roman" w:cs="Times New Roman"/>
        </w:rPr>
      </w:pPr>
    </w:p>
    <w:p w14:paraId="4732BCD8" w14:textId="77777777" w:rsidR="003123C7" w:rsidRPr="00EA0724" w:rsidRDefault="003123C7" w:rsidP="003123C7">
      <w:pPr>
        <w:jc w:val="both"/>
        <w:rPr>
          <w:rFonts w:ascii="Times New Roman" w:hAnsi="Times New Roman" w:cs="Times New Roman"/>
        </w:rPr>
      </w:pPr>
    </w:p>
    <w:p w14:paraId="66F7D0C6" w14:textId="0235E9A5" w:rsidR="006F631C" w:rsidRPr="00EA0724" w:rsidRDefault="006F631C" w:rsidP="003123C7">
      <w:pPr>
        <w:jc w:val="both"/>
        <w:rPr>
          <w:rFonts w:ascii="Times New Roman" w:hAnsi="Times New Roman" w:cs="Times New Roman"/>
        </w:rPr>
      </w:pPr>
    </w:p>
    <w:p w14:paraId="5B83F786" w14:textId="15970F52" w:rsidR="001C1A0D" w:rsidRPr="00EA0724" w:rsidRDefault="0029473F" w:rsidP="001C1A0D">
      <w:pPr>
        <w:jc w:val="both"/>
        <w:rPr>
          <w:rFonts w:ascii="Times New Roman" w:hAnsi="Times New Roman" w:cs="Times New Roman"/>
        </w:rPr>
      </w:pPr>
      <w:r>
        <w:rPr>
          <w:rFonts w:ascii="Times New Roman" w:hAnsi="Times New Roman" w:cs="Times New Roman"/>
        </w:rPr>
        <w:t>T</w:t>
      </w:r>
      <w:r w:rsidR="002A15C2" w:rsidRPr="00EA0724">
        <w:rPr>
          <w:rFonts w:ascii="Times New Roman" w:hAnsi="Times New Roman" w:cs="Times New Roman"/>
        </w:rPr>
        <w:t>o train the model using 8 different machine learning models</w:t>
      </w:r>
      <w:r w:rsidR="00671873">
        <w:rPr>
          <w:rFonts w:ascii="Times New Roman" w:hAnsi="Times New Roman" w:cs="Times New Roman"/>
        </w:rPr>
        <w:t>, such as</w:t>
      </w:r>
      <w:r w:rsidR="002A15C2" w:rsidRPr="00EA0724">
        <w:rPr>
          <w:rFonts w:ascii="Times New Roman" w:hAnsi="Times New Roman" w:cs="Times New Roman"/>
        </w:rPr>
        <w:t xml:space="preserve"> </w:t>
      </w:r>
      <w:r>
        <w:rPr>
          <w:rFonts w:ascii="Times New Roman" w:hAnsi="Times New Roman" w:cs="Times New Roman"/>
        </w:rPr>
        <w:t>Support vector Machine, K-Nearest Neighbor (</w:t>
      </w:r>
      <w:r w:rsidR="002A15C2" w:rsidRPr="00EA0724">
        <w:rPr>
          <w:rFonts w:ascii="Times New Roman" w:hAnsi="Times New Roman" w:cs="Times New Roman"/>
        </w:rPr>
        <w:t>KNN</w:t>
      </w:r>
      <w:r>
        <w:rPr>
          <w:rFonts w:ascii="Times New Roman" w:hAnsi="Times New Roman" w:cs="Times New Roman"/>
        </w:rPr>
        <w:t>)</w:t>
      </w:r>
      <w:r w:rsidR="002A15C2" w:rsidRPr="00EA0724">
        <w:rPr>
          <w:rFonts w:ascii="Times New Roman" w:hAnsi="Times New Roman" w:cs="Times New Roman"/>
        </w:rPr>
        <w:t xml:space="preserve">, </w:t>
      </w:r>
      <w:r>
        <w:rPr>
          <w:rFonts w:ascii="Times New Roman" w:hAnsi="Times New Roman" w:cs="Times New Roman"/>
        </w:rPr>
        <w:t>Random Forest, Gradient Boosting, Decision Tree, Linear Discriminant Analysis (</w:t>
      </w:r>
      <w:r w:rsidR="002A15C2" w:rsidRPr="00EA0724">
        <w:rPr>
          <w:rFonts w:ascii="Times New Roman" w:hAnsi="Times New Roman" w:cs="Times New Roman"/>
        </w:rPr>
        <w:t>LDA</w:t>
      </w:r>
      <w:r>
        <w:rPr>
          <w:rFonts w:ascii="Times New Roman" w:hAnsi="Times New Roman" w:cs="Times New Roman"/>
        </w:rPr>
        <w:t>)</w:t>
      </w:r>
      <w:r w:rsidR="002A15C2" w:rsidRPr="00EA0724">
        <w:rPr>
          <w:rFonts w:ascii="Times New Roman" w:hAnsi="Times New Roman" w:cs="Times New Roman"/>
        </w:rPr>
        <w:t xml:space="preserve">, </w:t>
      </w:r>
      <w:r>
        <w:rPr>
          <w:rFonts w:ascii="Times New Roman" w:hAnsi="Times New Roman" w:cs="Times New Roman"/>
        </w:rPr>
        <w:t>Quadratic Discriminant Analysis (</w:t>
      </w:r>
      <w:r w:rsidR="002A15C2" w:rsidRPr="00EA0724">
        <w:rPr>
          <w:rFonts w:ascii="Times New Roman" w:hAnsi="Times New Roman" w:cs="Times New Roman"/>
        </w:rPr>
        <w:t>QDA</w:t>
      </w:r>
      <w:r>
        <w:rPr>
          <w:rFonts w:ascii="Times New Roman" w:hAnsi="Times New Roman" w:cs="Times New Roman"/>
        </w:rPr>
        <w:t xml:space="preserve">) and Naïve Bayes. </w:t>
      </w:r>
      <w:r w:rsidR="001C1A0D">
        <w:rPr>
          <w:rFonts w:ascii="Times New Roman" w:hAnsi="Times New Roman" w:cs="Times New Roman"/>
        </w:rPr>
        <w:t>Initially, t</w:t>
      </w:r>
      <w:r w:rsidR="00EA0724">
        <w:rPr>
          <w:rFonts w:ascii="Times New Roman" w:hAnsi="Times New Roman" w:cs="Times New Roman"/>
        </w:rPr>
        <w:t>he</w:t>
      </w:r>
      <w:r w:rsidR="008139B6" w:rsidRPr="00EA0724">
        <w:rPr>
          <w:rFonts w:ascii="Times New Roman" w:hAnsi="Times New Roman" w:cs="Times New Roman"/>
        </w:rPr>
        <w:t xml:space="preserve"> top 4 models </w:t>
      </w:r>
      <w:r w:rsidR="001C1A0D">
        <w:rPr>
          <w:rFonts w:ascii="Times New Roman" w:hAnsi="Times New Roman" w:cs="Times New Roman"/>
        </w:rPr>
        <w:t xml:space="preserve">were selected based on accuracy </w:t>
      </w:r>
      <w:r w:rsidR="009B19CB">
        <w:rPr>
          <w:rFonts w:ascii="Times New Roman" w:hAnsi="Times New Roman" w:cs="Times New Roman"/>
        </w:rPr>
        <w:t xml:space="preserve">of the models </w:t>
      </w:r>
      <w:r w:rsidR="001720B4">
        <w:rPr>
          <w:rFonts w:ascii="Times New Roman" w:hAnsi="Times New Roman" w:cs="Times New Roman"/>
        </w:rPr>
        <w:t xml:space="preserve">on the original dataset. </w:t>
      </w:r>
      <w:r w:rsidR="009B19CB">
        <w:rPr>
          <w:rFonts w:ascii="Times New Roman" w:hAnsi="Times New Roman" w:cs="Times New Roman"/>
        </w:rPr>
        <w:t>T</w:t>
      </w:r>
      <w:r w:rsidR="009B19CB" w:rsidRPr="00EA0724">
        <w:rPr>
          <w:rFonts w:ascii="Times New Roman" w:hAnsi="Times New Roman" w:cs="Times New Roman"/>
        </w:rPr>
        <w:t xml:space="preserve">o </w:t>
      </w:r>
      <w:r w:rsidR="008139B6" w:rsidRPr="00EA0724">
        <w:rPr>
          <w:rFonts w:ascii="Times New Roman" w:hAnsi="Times New Roman" w:cs="Times New Roman"/>
        </w:rPr>
        <w:t>improve the performance and the prediction accuracy</w:t>
      </w:r>
      <w:r w:rsidR="00EA0724">
        <w:rPr>
          <w:rFonts w:ascii="Times New Roman" w:hAnsi="Times New Roman" w:cs="Times New Roman"/>
        </w:rPr>
        <w:t xml:space="preserve"> </w:t>
      </w:r>
      <w:r w:rsidR="001C1A0D">
        <w:rPr>
          <w:rFonts w:ascii="Times New Roman" w:hAnsi="Times New Roman" w:cs="Times New Roman"/>
        </w:rPr>
        <w:t>of the models</w:t>
      </w:r>
      <w:r w:rsidR="009B19CB">
        <w:rPr>
          <w:rFonts w:ascii="Times New Roman" w:hAnsi="Times New Roman" w:cs="Times New Roman"/>
        </w:rPr>
        <w:t>, we fine-tuned</w:t>
      </w:r>
      <w:r w:rsidR="001C1A0D">
        <w:rPr>
          <w:rFonts w:ascii="Times New Roman" w:hAnsi="Times New Roman" w:cs="Times New Roman"/>
        </w:rPr>
        <w:t xml:space="preserve"> </w:t>
      </w:r>
      <w:r w:rsidR="00826E4F">
        <w:rPr>
          <w:rFonts w:ascii="Times New Roman" w:hAnsi="Times New Roman" w:cs="Times New Roman"/>
        </w:rPr>
        <w:t xml:space="preserve"> the parameters </w:t>
      </w:r>
      <w:r w:rsidR="001C1A0D">
        <w:rPr>
          <w:rFonts w:ascii="Times New Roman" w:hAnsi="Times New Roman" w:cs="Times New Roman"/>
        </w:rPr>
        <w:t xml:space="preserve">and </w:t>
      </w:r>
      <w:r w:rsidR="00404AB9">
        <w:rPr>
          <w:rFonts w:ascii="Times New Roman" w:hAnsi="Times New Roman" w:cs="Times New Roman"/>
        </w:rPr>
        <w:t>utilized</w:t>
      </w:r>
      <w:r w:rsidR="00125DD6">
        <w:rPr>
          <w:rFonts w:ascii="Times New Roman" w:hAnsi="Times New Roman" w:cs="Times New Roman"/>
        </w:rPr>
        <w:t xml:space="preserve"> balanced data using three different techniques mentioned above</w:t>
      </w:r>
      <w:r w:rsidR="00826E4F">
        <w:rPr>
          <w:rFonts w:ascii="Times New Roman" w:hAnsi="Times New Roman" w:cs="Times New Roman"/>
        </w:rPr>
        <w:t>.</w:t>
      </w:r>
      <w:r w:rsidR="00125DD6">
        <w:rPr>
          <w:rFonts w:ascii="Times New Roman" w:hAnsi="Times New Roman" w:cs="Times New Roman"/>
        </w:rPr>
        <w:t xml:space="preserve"> </w:t>
      </w:r>
      <w:r w:rsidR="0028790C">
        <w:rPr>
          <w:rFonts w:ascii="Times New Roman" w:hAnsi="Times New Roman" w:cs="Times New Roman"/>
        </w:rPr>
        <w:t xml:space="preserve">Finally, </w:t>
      </w:r>
      <w:r w:rsidR="00C920CC">
        <w:rPr>
          <w:rFonts w:ascii="Times New Roman" w:hAnsi="Times New Roman" w:cs="Times New Roman"/>
        </w:rPr>
        <w:t>the best</w:t>
      </w:r>
      <w:r w:rsidR="001C1A0D" w:rsidRPr="00EA0724">
        <w:rPr>
          <w:rFonts w:ascii="Times New Roman" w:hAnsi="Times New Roman" w:cs="Times New Roman"/>
        </w:rPr>
        <w:t xml:space="preserve">-performing model was identified based on performance metrics analysis. </w:t>
      </w:r>
    </w:p>
    <w:p w14:paraId="52A63FF7" w14:textId="70BBC996" w:rsidR="008139B6" w:rsidRDefault="008139B6" w:rsidP="003123C7">
      <w:pPr>
        <w:jc w:val="both"/>
        <w:rPr>
          <w:rFonts w:ascii="Times New Roman" w:hAnsi="Times New Roman" w:cs="Times New Roman"/>
        </w:rPr>
      </w:pPr>
    </w:p>
    <w:p w14:paraId="450D24B1" w14:textId="77777777" w:rsidR="00D74B60" w:rsidRPr="00EA0724" w:rsidRDefault="00D74B60" w:rsidP="003123C7">
      <w:pPr>
        <w:jc w:val="both"/>
        <w:rPr>
          <w:rFonts w:ascii="Times New Roman" w:hAnsi="Times New Roman" w:cs="Times New Roman"/>
        </w:rPr>
      </w:pPr>
    </w:p>
    <w:p w14:paraId="032FABC1" w14:textId="32A9174F" w:rsidR="00615934" w:rsidRPr="00EA0724" w:rsidRDefault="00615934" w:rsidP="00B12353">
      <w:pPr>
        <w:jc w:val="both"/>
        <w:rPr>
          <w:rFonts w:ascii="Times New Roman" w:hAnsi="Times New Roman" w:cs="Times New Roman"/>
        </w:rPr>
      </w:pPr>
    </w:p>
    <w:p w14:paraId="20138CF5" w14:textId="77777777" w:rsidR="00242E03" w:rsidRPr="00EA0724" w:rsidRDefault="00242E03" w:rsidP="00B12353">
      <w:pPr>
        <w:jc w:val="both"/>
        <w:rPr>
          <w:rFonts w:ascii="Times New Roman" w:hAnsi="Times New Roman" w:cs="Times New Roman"/>
        </w:rPr>
      </w:pPr>
    </w:p>
    <w:p w14:paraId="7498F7B9" w14:textId="1D3BDD22" w:rsidR="00364341" w:rsidRPr="00FA6E7A" w:rsidRDefault="00364341" w:rsidP="00406F1D">
      <w:pPr>
        <w:jc w:val="center"/>
        <w:rPr>
          <w:rFonts w:ascii="Times New Roman" w:hAnsi="Times New Roman" w:cs="Times New Roman"/>
          <w:i/>
          <w:iCs/>
          <w:sz w:val="20"/>
          <w:szCs w:val="20"/>
        </w:rPr>
      </w:pPr>
    </w:p>
    <w:p w14:paraId="019A4DE5" w14:textId="3B1EA763" w:rsidR="00364341" w:rsidRDefault="00364341" w:rsidP="00364341">
      <w:pPr>
        <w:jc w:val="center"/>
        <w:rPr>
          <w:rFonts w:ascii="Times New Roman" w:hAnsi="Times New Roman" w:cs="Times New Roman"/>
        </w:rPr>
      </w:pPr>
    </w:p>
    <w:p w14:paraId="535BAB87" w14:textId="77777777" w:rsidR="00E86BB4" w:rsidRPr="00EA0724" w:rsidRDefault="00E86BB4">
      <w:pPr>
        <w:rPr>
          <w:rFonts w:ascii="Times New Roman" w:hAnsi="Times New Roman" w:cs="Times New Roman"/>
        </w:rPr>
      </w:pPr>
    </w:p>
    <w:p w14:paraId="03E38808" w14:textId="0BF1B93A" w:rsidR="00063DAE" w:rsidRPr="00EA0724" w:rsidRDefault="00063DAE">
      <w:pPr>
        <w:rPr>
          <w:rFonts w:ascii="Times New Roman" w:hAnsi="Times New Roman" w:cs="Times New Roman"/>
        </w:rPr>
      </w:pPr>
      <w:r w:rsidRPr="00EA0724">
        <w:rPr>
          <w:rFonts w:ascii="Times New Roman" w:hAnsi="Times New Roman" w:cs="Times New Roman"/>
        </w:rPr>
        <w:br w:type="page"/>
      </w:r>
    </w:p>
    <w:p w14:paraId="4DE68798" w14:textId="7689147A" w:rsidR="00E5437A" w:rsidRPr="00EA0724" w:rsidRDefault="00E5437A" w:rsidP="006B4345">
      <w:pPr>
        <w:pStyle w:val="Heading1"/>
      </w:pPr>
      <w:bookmarkStart w:id="4" w:name="_Toc165567924"/>
      <w:r w:rsidRPr="00EA0724">
        <w:lastRenderedPageBreak/>
        <w:t>Results and Discussion</w:t>
      </w:r>
      <w:bookmarkEnd w:id="4"/>
    </w:p>
    <w:p w14:paraId="2C7E4F26" w14:textId="77777777" w:rsidR="00A84B6C" w:rsidRPr="00EA0724" w:rsidRDefault="00A84B6C" w:rsidP="00B12353">
      <w:pPr>
        <w:jc w:val="both"/>
        <w:rPr>
          <w:rFonts w:ascii="Times New Roman" w:hAnsi="Times New Roman" w:cs="Times New Roman"/>
          <w:b/>
          <w:bCs/>
        </w:rPr>
      </w:pPr>
    </w:p>
    <w:p w14:paraId="591EE393" w14:textId="778A09DE" w:rsidR="00A84B6C" w:rsidRPr="00EA0724" w:rsidRDefault="003D0E46" w:rsidP="006B4345">
      <w:pPr>
        <w:pStyle w:val="Heading2"/>
      </w:pPr>
      <w:bookmarkStart w:id="5" w:name="_Toc165567925"/>
      <w:r w:rsidRPr="00EA0724">
        <w:t>Descriptive Analysis</w:t>
      </w:r>
      <w:bookmarkEnd w:id="5"/>
    </w:p>
    <w:p w14:paraId="59801F56" w14:textId="337FA605" w:rsidR="00E5437A" w:rsidRPr="00EA0724" w:rsidRDefault="00801115" w:rsidP="00801115">
      <w:pPr>
        <w:jc w:val="center"/>
        <w:rPr>
          <w:rFonts w:ascii="Times New Roman" w:hAnsi="Times New Roman" w:cs="Times New Roman"/>
          <w:b/>
          <w:bCs/>
        </w:rPr>
      </w:pPr>
      <w:r w:rsidRPr="00EA0724">
        <w:rPr>
          <w:rFonts w:ascii="Times New Roman" w:hAnsi="Times New Roman" w:cs="Times New Roman"/>
          <w:b/>
          <w:bCs/>
          <w:noProof/>
        </w:rPr>
        <w:drawing>
          <wp:inline distT="0" distB="0" distL="0" distR="0" wp14:anchorId="4310D6B9" wp14:editId="780A46ED">
            <wp:extent cx="4965700" cy="3149600"/>
            <wp:effectExtent l="0" t="0" r="0" b="0"/>
            <wp:docPr id="72835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57007" name=""/>
                    <pic:cNvPicPr/>
                  </pic:nvPicPr>
                  <pic:blipFill>
                    <a:blip r:embed="rId13"/>
                    <a:stretch>
                      <a:fillRect/>
                    </a:stretch>
                  </pic:blipFill>
                  <pic:spPr>
                    <a:xfrm>
                      <a:off x="0" y="0"/>
                      <a:ext cx="4965700" cy="3149600"/>
                    </a:xfrm>
                    <a:prstGeom prst="rect">
                      <a:avLst/>
                    </a:prstGeom>
                  </pic:spPr>
                </pic:pic>
              </a:graphicData>
            </a:graphic>
          </wp:inline>
        </w:drawing>
      </w:r>
    </w:p>
    <w:p w14:paraId="070F16C2" w14:textId="1D74AD5B" w:rsidR="00F85916" w:rsidRPr="00EA0724" w:rsidRDefault="00F85916" w:rsidP="00F85916">
      <w:pPr>
        <w:jc w:val="center"/>
        <w:rPr>
          <w:rFonts w:ascii="Times New Roman" w:hAnsi="Times New Roman" w:cs="Times New Roman"/>
          <w:i/>
          <w:iCs/>
          <w:sz w:val="20"/>
          <w:szCs w:val="20"/>
        </w:rPr>
      </w:pPr>
      <w:r w:rsidRPr="00EA0724">
        <w:rPr>
          <w:rFonts w:ascii="Times New Roman" w:hAnsi="Times New Roman" w:cs="Times New Roman"/>
          <w:b/>
          <w:bCs/>
          <w:i/>
          <w:iCs/>
          <w:sz w:val="20"/>
          <w:szCs w:val="20"/>
        </w:rPr>
        <w:t xml:space="preserve">Table. 1 </w:t>
      </w:r>
      <w:r w:rsidRPr="00EA0724">
        <w:rPr>
          <w:rFonts w:ascii="Times New Roman" w:hAnsi="Times New Roman" w:cs="Times New Roman"/>
          <w:i/>
          <w:iCs/>
          <w:sz w:val="20"/>
          <w:szCs w:val="20"/>
        </w:rPr>
        <w:t>Descriptive Summary of 30 real valued features.</w:t>
      </w:r>
    </w:p>
    <w:p w14:paraId="21D67376" w14:textId="50D05572" w:rsidR="0073215E" w:rsidRPr="00EA0724" w:rsidRDefault="0073215E">
      <w:pPr>
        <w:rPr>
          <w:rFonts w:ascii="Times New Roman" w:hAnsi="Times New Roman" w:cs="Times New Roman"/>
          <w:b/>
          <w:bCs/>
        </w:rPr>
      </w:pPr>
    </w:p>
    <w:p w14:paraId="155A10F5" w14:textId="77777777" w:rsidR="002E41C3" w:rsidRPr="00EA0724" w:rsidRDefault="00801115" w:rsidP="00D109C1">
      <w:pPr>
        <w:jc w:val="both"/>
        <w:rPr>
          <w:rFonts w:ascii="Times New Roman" w:hAnsi="Times New Roman" w:cs="Times New Roman"/>
        </w:rPr>
      </w:pPr>
      <w:r w:rsidRPr="00EA0724">
        <w:rPr>
          <w:rFonts w:ascii="Times New Roman" w:hAnsi="Times New Roman" w:cs="Times New Roman"/>
        </w:rPr>
        <w:t xml:space="preserve">The summary of cytological features from the WDBC dataset are mentioned in Table 1 showing the mean, standard deviation and worst(largest) of the cell nuclei. The average radius of the largest cells is around </w:t>
      </w:r>
      <w:r w:rsidR="00D109C1" w:rsidRPr="00EA0724">
        <w:rPr>
          <w:rFonts w:ascii="Times New Roman" w:hAnsi="Times New Roman" w:cs="Times New Roman"/>
        </w:rPr>
        <w:t>16.27 units even though the maximum value lies at 36.04 units and minimum at 7.93.</w:t>
      </w:r>
    </w:p>
    <w:p w14:paraId="598C3DD3" w14:textId="77777777" w:rsidR="00DF31B3" w:rsidRPr="00EA0724" w:rsidRDefault="00DF31B3" w:rsidP="00D109C1">
      <w:pPr>
        <w:jc w:val="both"/>
        <w:rPr>
          <w:rFonts w:ascii="Times New Roman" w:hAnsi="Times New Roman" w:cs="Times New Roman"/>
        </w:rPr>
      </w:pPr>
    </w:p>
    <w:p w14:paraId="7DCBB964" w14:textId="69818922" w:rsidR="00565E69" w:rsidRPr="00EA0724" w:rsidRDefault="00DF31B3" w:rsidP="00565E69">
      <w:pPr>
        <w:jc w:val="both"/>
        <w:rPr>
          <w:rFonts w:ascii="Times New Roman" w:hAnsi="Times New Roman" w:cs="Times New Roman"/>
        </w:rPr>
      </w:pPr>
      <w:r w:rsidRPr="00EA0724">
        <w:rPr>
          <w:rFonts w:ascii="Times New Roman" w:hAnsi="Times New Roman" w:cs="Times New Roman"/>
        </w:rPr>
        <w:t>This shows that among the ten randomly selected biggest cell nuclei throughout the image analysis process, there is a significant diversity in their radius. The significant ranges displayed by the "</w:t>
      </w:r>
      <w:proofErr w:type="spellStart"/>
      <w:r w:rsidRPr="00EA0724">
        <w:rPr>
          <w:rFonts w:ascii="Times New Roman" w:hAnsi="Times New Roman" w:cs="Times New Roman"/>
        </w:rPr>
        <w:t>area_mean</w:t>
      </w:r>
      <w:proofErr w:type="spellEnd"/>
      <w:r w:rsidRPr="00EA0724">
        <w:rPr>
          <w:rFonts w:ascii="Times New Roman" w:hAnsi="Times New Roman" w:cs="Times New Roman"/>
        </w:rPr>
        <w:t>" and "</w:t>
      </w:r>
      <w:proofErr w:type="spellStart"/>
      <w:r w:rsidRPr="00EA0724">
        <w:rPr>
          <w:rFonts w:ascii="Times New Roman" w:hAnsi="Times New Roman" w:cs="Times New Roman"/>
        </w:rPr>
        <w:t>area_worst</w:t>
      </w:r>
      <w:proofErr w:type="spellEnd"/>
      <w:r w:rsidRPr="00EA0724">
        <w:rPr>
          <w:rFonts w:ascii="Times New Roman" w:hAnsi="Times New Roman" w:cs="Times New Roman"/>
        </w:rPr>
        <w:t>" (from 143.5 to 2501.0 and 185.2 to 4254.0, respectively) suggest that there are wide variations in tumor sizes within the population. The comparatively narrow ranges and standard deviations of features like "</w:t>
      </w:r>
      <w:proofErr w:type="spellStart"/>
      <w:r w:rsidRPr="00EA0724">
        <w:rPr>
          <w:rFonts w:ascii="Times New Roman" w:hAnsi="Times New Roman" w:cs="Times New Roman"/>
        </w:rPr>
        <w:t>smoothness_mean</w:t>
      </w:r>
      <w:proofErr w:type="spellEnd"/>
      <w:r w:rsidRPr="00EA0724">
        <w:rPr>
          <w:rFonts w:ascii="Times New Roman" w:hAnsi="Times New Roman" w:cs="Times New Roman"/>
        </w:rPr>
        <w:t>" and "</w:t>
      </w:r>
      <w:proofErr w:type="spellStart"/>
      <w:r w:rsidRPr="00EA0724">
        <w:rPr>
          <w:rFonts w:ascii="Times New Roman" w:hAnsi="Times New Roman" w:cs="Times New Roman"/>
        </w:rPr>
        <w:t>compactness_mean</w:t>
      </w:r>
      <w:proofErr w:type="spellEnd"/>
      <w:r w:rsidRPr="00EA0724">
        <w:rPr>
          <w:rFonts w:ascii="Times New Roman" w:hAnsi="Times New Roman" w:cs="Times New Roman"/>
        </w:rPr>
        <w:t>" imply that these attributes vary less amongst tumors. Minimum values of 0 for variables such as "</w:t>
      </w:r>
      <w:proofErr w:type="spellStart"/>
      <w:r w:rsidRPr="00EA0724">
        <w:rPr>
          <w:rFonts w:ascii="Times New Roman" w:hAnsi="Times New Roman" w:cs="Times New Roman"/>
        </w:rPr>
        <w:t>concavity_mean</w:t>
      </w:r>
      <w:proofErr w:type="spellEnd"/>
      <w:r w:rsidRPr="00EA0724">
        <w:rPr>
          <w:rFonts w:ascii="Times New Roman" w:hAnsi="Times New Roman" w:cs="Times New Roman"/>
        </w:rPr>
        <w:t>" and "</w:t>
      </w:r>
      <w:proofErr w:type="spellStart"/>
      <w:r w:rsidRPr="00EA0724">
        <w:rPr>
          <w:rFonts w:ascii="Times New Roman" w:hAnsi="Times New Roman" w:cs="Times New Roman"/>
        </w:rPr>
        <w:t>concave_points_mean</w:t>
      </w:r>
      <w:proofErr w:type="spellEnd"/>
      <w:r w:rsidRPr="00EA0724">
        <w:rPr>
          <w:rFonts w:ascii="Times New Roman" w:hAnsi="Times New Roman" w:cs="Times New Roman"/>
        </w:rPr>
        <w:t>" may suggest measurement abnormalities or the absence of these traits in certain malignancies. The comparatively lower standard deviations and IQRs of features like "</w:t>
      </w:r>
      <w:proofErr w:type="spellStart"/>
      <w:r w:rsidRPr="00EA0724">
        <w:rPr>
          <w:rFonts w:ascii="Times New Roman" w:hAnsi="Times New Roman" w:cs="Times New Roman"/>
        </w:rPr>
        <w:t>symmetry_mean</w:t>
      </w:r>
      <w:proofErr w:type="spellEnd"/>
      <w:r w:rsidRPr="00EA0724">
        <w:rPr>
          <w:rFonts w:ascii="Times New Roman" w:hAnsi="Times New Roman" w:cs="Times New Roman"/>
        </w:rPr>
        <w:t>" and "</w:t>
      </w:r>
      <w:proofErr w:type="spellStart"/>
      <w:r w:rsidRPr="00EA0724">
        <w:rPr>
          <w:rFonts w:ascii="Times New Roman" w:hAnsi="Times New Roman" w:cs="Times New Roman"/>
        </w:rPr>
        <w:t>fractal_dimension_mean</w:t>
      </w:r>
      <w:proofErr w:type="spellEnd"/>
      <w:r w:rsidRPr="00EA0724">
        <w:rPr>
          <w:rFonts w:ascii="Times New Roman" w:hAnsi="Times New Roman" w:cs="Times New Roman"/>
        </w:rPr>
        <w:t>" suggest that certain tumor traits may be more consistent among patients.</w:t>
      </w:r>
      <w:r w:rsidR="00565E69" w:rsidRPr="00EA0724">
        <w:rPr>
          <w:rFonts w:ascii="Times New Roman" w:hAnsi="Times New Roman" w:cs="Times New Roman"/>
        </w:rPr>
        <w:t xml:space="preserve"> This may suggest that tumor texture and complexity vary less than tumor size or shape.</w:t>
      </w:r>
    </w:p>
    <w:p w14:paraId="0B9433B5" w14:textId="77777777" w:rsidR="00565E69" w:rsidRPr="00EA0724" w:rsidRDefault="00565E69" w:rsidP="00565E69">
      <w:pPr>
        <w:jc w:val="both"/>
        <w:rPr>
          <w:rFonts w:ascii="Times New Roman" w:hAnsi="Times New Roman" w:cs="Times New Roman"/>
        </w:rPr>
      </w:pPr>
    </w:p>
    <w:p w14:paraId="3E2A6F62" w14:textId="0DE2DC84" w:rsidR="00C02729" w:rsidRPr="00EA0724" w:rsidRDefault="00565E69" w:rsidP="007362EE">
      <w:pPr>
        <w:jc w:val="both"/>
        <w:rPr>
          <w:rFonts w:ascii="Times New Roman" w:hAnsi="Times New Roman" w:cs="Times New Roman"/>
        </w:rPr>
      </w:pPr>
      <w:r w:rsidRPr="00EA0724">
        <w:rPr>
          <w:rFonts w:ascii="Times New Roman" w:hAnsi="Times New Roman" w:cs="Times New Roman"/>
        </w:rPr>
        <w:t>Certain tumors have very compact and concave characteristics, as evidenced by the high maximums of the "compactness" and "concavity" metrics, particularly at their worst values, in comparison to their means. These excessive numbers may indicate tumor forms that are more aggressive.</w:t>
      </w:r>
    </w:p>
    <w:p w14:paraId="126C7DA9" w14:textId="2BA9C004" w:rsidR="00801115" w:rsidRPr="00EA0724" w:rsidRDefault="00801115" w:rsidP="00425A12">
      <w:pPr>
        <w:jc w:val="both"/>
        <w:rPr>
          <w:rFonts w:ascii="Times New Roman" w:hAnsi="Times New Roman" w:cs="Times New Roman"/>
          <w:b/>
          <w:bCs/>
          <w:sz w:val="28"/>
          <w:szCs w:val="28"/>
          <w:u w:val="single"/>
        </w:rPr>
      </w:pPr>
      <w:r w:rsidRPr="00EA0724">
        <w:rPr>
          <w:rFonts w:ascii="Times New Roman" w:hAnsi="Times New Roman" w:cs="Times New Roman"/>
          <w:b/>
          <w:bCs/>
          <w:sz w:val="28"/>
          <w:szCs w:val="28"/>
          <w:u w:val="single"/>
        </w:rPr>
        <w:br w:type="page"/>
      </w:r>
      <w:r w:rsidRPr="00EA0724">
        <w:rPr>
          <w:rFonts w:ascii="Times New Roman" w:hAnsi="Times New Roman" w:cs="Times New Roman"/>
          <w:b/>
          <w:bCs/>
          <w:noProof/>
        </w:rPr>
        <w:lastRenderedPageBreak/>
        <w:drawing>
          <wp:inline distT="0" distB="0" distL="0" distR="0" wp14:anchorId="5399C83D" wp14:editId="51C1B44E">
            <wp:extent cx="6340657" cy="3912781"/>
            <wp:effectExtent l="0" t="0" r="0" b="0"/>
            <wp:docPr id="969439975"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39975" name="Picture 2"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70982" cy="3931495"/>
                    </a:xfrm>
                    <a:prstGeom prst="rect">
                      <a:avLst/>
                    </a:prstGeom>
                  </pic:spPr>
                </pic:pic>
              </a:graphicData>
            </a:graphic>
          </wp:inline>
        </w:drawing>
      </w:r>
    </w:p>
    <w:p w14:paraId="671D8021" w14:textId="4178FF0A" w:rsidR="00801115" w:rsidRPr="00EA0724" w:rsidRDefault="00801115" w:rsidP="00801115">
      <w:pPr>
        <w:jc w:val="center"/>
        <w:rPr>
          <w:rFonts w:ascii="Times New Roman" w:hAnsi="Times New Roman" w:cs="Times New Roman"/>
          <w:i/>
          <w:iCs/>
          <w:sz w:val="20"/>
          <w:szCs w:val="20"/>
        </w:rPr>
      </w:pPr>
      <w:r w:rsidRPr="00EA0724">
        <w:rPr>
          <w:rFonts w:ascii="Times New Roman" w:hAnsi="Times New Roman" w:cs="Times New Roman"/>
          <w:b/>
          <w:bCs/>
          <w:i/>
          <w:iCs/>
          <w:sz w:val="20"/>
          <w:szCs w:val="20"/>
        </w:rPr>
        <w:t>Fig.</w:t>
      </w:r>
      <w:r w:rsidR="0018003F">
        <w:rPr>
          <w:rFonts w:ascii="Times New Roman" w:hAnsi="Times New Roman" w:cs="Times New Roman"/>
          <w:b/>
          <w:bCs/>
          <w:i/>
          <w:iCs/>
          <w:sz w:val="20"/>
          <w:szCs w:val="20"/>
        </w:rPr>
        <w:t xml:space="preserve"> </w:t>
      </w:r>
      <w:r w:rsidR="00F76067">
        <w:rPr>
          <w:rFonts w:ascii="Times New Roman" w:hAnsi="Times New Roman" w:cs="Times New Roman"/>
          <w:b/>
          <w:bCs/>
          <w:i/>
          <w:iCs/>
          <w:sz w:val="20"/>
          <w:szCs w:val="20"/>
        </w:rPr>
        <w:t>4</w:t>
      </w:r>
      <w:r w:rsidRPr="00EA0724">
        <w:rPr>
          <w:rFonts w:ascii="Times New Roman" w:hAnsi="Times New Roman" w:cs="Times New Roman"/>
          <w:i/>
          <w:iCs/>
          <w:sz w:val="20"/>
          <w:szCs w:val="20"/>
        </w:rPr>
        <w:t xml:space="preserve"> Dataset distribution of all the variables present in the Cancer Dataset.</w:t>
      </w:r>
    </w:p>
    <w:p w14:paraId="540D0458" w14:textId="71C9539E" w:rsidR="00801115" w:rsidRPr="00EA0724" w:rsidRDefault="00801115">
      <w:pPr>
        <w:rPr>
          <w:rFonts w:ascii="Times New Roman" w:hAnsi="Times New Roman" w:cs="Times New Roman"/>
          <w:b/>
          <w:bCs/>
          <w:sz w:val="28"/>
          <w:szCs w:val="28"/>
          <w:u w:val="single"/>
        </w:rPr>
      </w:pPr>
    </w:p>
    <w:p w14:paraId="6E687EA3" w14:textId="59DD0BE8" w:rsidR="005E329F" w:rsidRDefault="00BB3577" w:rsidP="00AB67FB">
      <w:pPr>
        <w:spacing w:after="240"/>
        <w:jc w:val="both"/>
        <w:rPr>
          <w:rFonts w:ascii="Times New Roman" w:hAnsi="Times New Roman" w:cs="Times New Roman"/>
        </w:rPr>
      </w:pPr>
      <w:r w:rsidRPr="00EA0724">
        <w:rPr>
          <w:rFonts w:ascii="Times New Roman" w:hAnsi="Times New Roman" w:cs="Times New Roman"/>
        </w:rPr>
        <w:t>The histograms from Fig.</w:t>
      </w:r>
      <w:r w:rsidR="00F76067">
        <w:rPr>
          <w:rFonts w:ascii="Times New Roman" w:hAnsi="Times New Roman" w:cs="Times New Roman"/>
        </w:rPr>
        <w:t>4</w:t>
      </w:r>
      <w:r w:rsidRPr="00EA0724">
        <w:rPr>
          <w:rFonts w:ascii="Times New Roman" w:hAnsi="Times New Roman" w:cs="Times New Roman"/>
        </w:rPr>
        <w:t xml:space="preserve"> provide a detailed visual summary of the distribution of the features. Most tumors have a smaller average radius, but there is a long tail towards larger sizes. Features such as </w:t>
      </w:r>
      <w:proofErr w:type="spellStart"/>
      <w:r w:rsidRPr="00EA0724">
        <w:rPr>
          <w:rFonts w:ascii="Times New Roman" w:hAnsi="Times New Roman" w:cs="Times New Roman"/>
        </w:rPr>
        <w:t>radius_mean</w:t>
      </w:r>
      <w:proofErr w:type="spellEnd"/>
      <w:r w:rsidRPr="00EA0724">
        <w:rPr>
          <w:rFonts w:ascii="Times New Roman" w:hAnsi="Times New Roman" w:cs="Times New Roman"/>
        </w:rPr>
        <w:t xml:space="preserve">, </w:t>
      </w:r>
      <w:proofErr w:type="spellStart"/>
      <w:r w:rsidRPr="00EA0724">
        <w:rPr>
          <w:rFonts w:ascii="Times New Roman" w:hAnsi="Times New Roman" w:cs="Times New Roman"/>
        </w:rPr>
        <w:t>perimeter_mean</w:t>
      </w:r>
      <w:proofErr w:type="spellEnd"/>
      <w:r w:rsidRPr="00EA0724">
        <w:rPr>
          <w:rFonts w:ascii="Times New Roman" w:hAnsi="Times New Roman" w:cs="Times New Roman"/>
        </w:rPr>
        <w:t xml:space="preserve">, </w:t>
      </w:r>
      <w:proofErr w:type="spellStart"/>
      <w:r w:rsidRPr="00EA0724">
        <w:rPr>
          <w:rFonts w:ascii="Times New Roman" w:hAnsi="Times New Roman" w:cs="Times New Roman"/>
        </w:rPr>
        <w:t>area_mean</w:t>
      </w:r>
      <w:proofErr w:type="spellEnd"/>
      <w:r w:rsidRPr="00EA0724">
        <w:rPr>
          <w:rFonts w:ascii="Times New Roman" w:hAnsi="Times New Roman" w:cs="Times New Roman"/>
        </w:rPr>
        <w:t xml:space="preserve">, </w:t>
      </w:r>
      <w:proofErr w:type="spellStart"/>
      <w:r w:rsidRPr="00EA0724">
        <w:rPr>
          <w:rFonts w:ascii="Times New Roman" w:hAnsi="Times New Roman" w:cs="Times New Roman"/>
        </w:rPr>
        <w:t>concavity_mean</w:t>
      </w:r>
      <w:proofErr w:type="spellEnd"/>
      <w:r w:rsidRPr="00EA0724">
        <w:rPr>
          <w:rFonts w:ascii="Times New Roman" w:hAnsi="Times New Roman" w:cs="Times New Roman"/>
        </w:rPr>
        <w:t xml:space="preserve">, </w:t>
      </w:r>
      <w:proofErr w:type="spellStart"/>
      <w:r w:rsidRPr="00EA0724">
        <w:rPr>
          <w:rFonts w:ascii="Times New Roman" w:hAnsi="Times New Roman" w:cs="Times New Roman"/>
        </w:rPr>
        <w:t>concave_points_mean</w:t>
      </w:r>
      <w:proofErr w:type="spellEnd"/>
      <w:r w:rsidRPr="00EA0724">
        <w:rPr>
          <w:rFonts w:ascii="Times New Roman" w:hAnsi="Times New Roman" w:cs="Times New Roman"/>
        </w:rPr>
        <w:t xml:space="preserve">, </w:t>
      </w:r>
      <w:proofErr w:type="spellStart"/>
      <w:r w:rsidRPr="00EA0724">
        <w:rPr>
          <w:rFonts w:ascii="Times New Roman" w:hAnsi="Times New Roman" w:cs="Times New Roman"/>
        </w:rPr>
        <w:t>area_worst</w:t>
      </w:r>
      <w:proofErr w:type="spellEnd"/>
      <w:r w:rsidRPr="00EA0724">
        <w:rPr>
          <w:rFonts w:ascii="Times New Roman" w:hAnsi="Times New Roman" w:cs="Times New Roman"/>
        </w:rPr>
        <w:t xml:space="preserve">, </w:t>
      </w:r>
      <w:proofErr w:type="spellStart"/>
      <w:r w:rsidRPr="00EA0724">
        <w:rPr>
          <w:rFonts w:ascii="Times New Roman" w:hAnsi="Times New Roman" w:cs="Times New Roman"/>
        </w:rPr>
        <w:t>concavity_worst</w:t>
      </w:r>
      <w:proofErr w:type="spellEnd"/>
      <w:r w:rsidRPr="00EA0724">
        <w:rPr>
          <w:rFonts w:ascii="Times New Roman" w:hAnsi="Times New Roman" w:cs="Times New Roman"/>
        </w:rPr>
        <w:t xml:space="preserve">, </w:t>
      </w:r>
      <w:proofErr w:type="spellStart"/>
      <w:r w:rsidRPr="00EA0724">
        <w:rPr>
          <w:rFonts w:ascii="Times New Roman" w:hAnsi="Times New Roman" w:cs="Times New Roman"/>
        </w:rPr>
        <w:t>concave_points_mean</w:t>
      </w:r>
      <w:proofErr w:type="spellEnd"/>
      <w:r w:rsidRPr="00EA0724">
        <w:rPr>
          <w:rFonts w:ascii="Times New Roman" w:hAnsi="Times New Roman" w:cs="Times New Roman"/>
        </w:rPr>
        <w:t xml:space="preserve"> are right skewed indicating there are outliers for these features and will be able to capture the aggressive tumor cases in predictive modelling when used in the training dataset</w:t>
      </w:r>
      <w:r w:rsidR="00503418" w:rsidRPr="00EA0724">
        <w:rPr>
          <w:rFonts w:ascii="Times New Roman" w:hAnsi="Times New Roman" w:cs="Times New Roman"/>
        </w:rPr>
        <w:t xml:space="preserve">. </w:t>
      </w:r>
      <w:r w:rsidR="005E329F" w:rsidRPr="00EA0724">
        <w:rPr>
          <w:rFonts w:ascii="Times New Roman" w:hAnsi="Times New Roman" w:cs="Times New Roman"/>
        </w:rPr>
        <w:t xml:space="preserve">The features </w:t>
      </w:r>
      <w:proofErr w:type="spellStart"/>
      <w:r w:rsidR="005E329F" w:rsidRPr="00EA0724">
        <w:rPr>
          <w:rFonts w:ascii="Times New Roman" w:hAnsi="Times New Roman" w:cs="Times New Roman"/>
        </w:rPr>
        <w:t>texture_mean</w:t>
      </w:r>
      <w:proofErr w:type="spellEnd"/>
      <w:r w:rsidR="005E329F" w:rsidRPr="00EA0724">
        <w:rPr>
          <w:rFonts w:ascii="Times New Roman" w:hAnsi="Times New Roman" w:cs="Times New Roman"/>
        </w:rPr>
        <w:t xml:space="preserve">, </w:t>
      </w:r>
      <w:proofErr w:type="spellStart"/>
      <w:r w:rsidR="005E329F" w:rsidRPr="00EA0724">
        <w:rPr>
          <w:rFonts w:ascii="Times New Roman" w:hAnsi="Times New Roman" w:cs="Times New Roman"/>
        </w:rPr>
        <w:t>smoothness_mean</w:t>
      </w:r>
      <w:proofErr w:type="spellEnd"/>
      <w:r w:rsidR="005E329F" w:rsidRPr="00EA0724">
        <w:rPr>
          <w:rFonts w:ascii="Times New Roman" w:hAnsi="Times New Roman" w:cs="Times New Roman"/>
        </w:rPr>
        <w:t xml:space="preserve">, </w:t>
      </w:r>
      <w:proofErr w:type="spellStart"/>
      <w:r w:rsidR="005E329F" w:rsidRPr="00EA0724">
        <w:rPr>
          <w:rFonts w:ascii="Times New Roman" w:hAnsi="Times New Roman" w:cs="Times New Roman"/>
        </w:rPr>
        <w:t>symmetry_mean</w:t>
      </w:r>
      <w:proofErr w:type="spellEnd"/>
      <w:r w:rsidR="005E329F" w:rsidRPr="00EA0724">
        <w:rPr>
          <w:rFonts w:ascii="Times New Roman" w:hAnsi="Times New Roman" w:cs="Times New Roman"/>
        </w:rPr>
        <w:t xml:space="preserve"> and </w:t>
      </w:r>
      <w:proofErr w:type="spellStart"/>
      <w:r w:rsidR="005E329F" w:rsidRPr="00EA0724">
        <w:rPr>
          <w:rFonts w:ascii="Times New Roman" w:hAnsi="Times New Roman" w:cs="Times New Roman"/>
        </w:rPr>
        <w:t>fractal_dimension_mean</w:t>
      </w:r>
      <w:proofErr w:type="spellEnd"/>
      <w:r w:rsidR="005E329F" w:rsidRPr="00EA0724">
        <w:rPr>
          <w:rFonts w:ascii="Times New Roman" w:hAnsi="Times New Roman" w:cs="Times New Roman"/>
        </w:rPr>
        <w:t xml:space="preserve"> are left skewed</w:t>
      </w:r>
      <w:r w:rsidR="00503418" w:rsidRPr="00EA0724">
        <w:rPr>
          <w:rFonts w:ascii="Times New Roman" w:hAnsi="Times New Roman" w:cs="Times New Roman"/>
        </w:rPr>
        <w:t>.</w:t>
      </w:r>
    </w:p>
    <w:p w14:paraId="65634D57" w14:textId="078E37DE" w:rsidR="00AB57F9" w:rsidRPr="00AB57F9" w:rsidRDefault="00AB57F9" w:rsidP="00AB57F9">
      <w:pPr>
        <w:spacing w:after="240"/>
        <w:jc w:val="both"/>
        <w:rPr>
          <w:rFonts w:ascii="Times New Roman" w:hAnsi="Times New Roman" w:cs="Times New Roman"/>
        </w:rPr>
      </w:pPr>
      <w:r>
        <w:rPr>
          <w:rFonts w:ascii="Times New Roman" w:hAnsi="Times New Roman" w:cs="Times New Roman"/>
        </w:rPr>
        <w:t>B</w:t>
      </w:r>
      <w:r w:rsidRPr="00AB57F9">
        <w:rPr>
          <w:rFonts w:ascii="Times New Roman" w:hAnsi="Times New Roman" w:cs="Times New Roman"/>
        </w:rPr>
        <w:t xml:space="preserve">efore we jump into </w:t>
      </w:r>
      <w:r>
        <w:rPr>
          <w:rFonts w:ascii="Times New Roman" w:hAnsi="Times New Roman" w:cs="Times New Roman"/>
        </w:rPr>
        <w:t xml:space="preserve">the </w:t>
      </w:r>
      <w:r w:rsidRPr="00AB57F9">
        <w:rPr>
          <w:rFonts w:ascii="Times New Roman" w:hAnsi="Times New Roman" w:cs="Times New Roman"/>
        </w:rPr>
        <w:t>modeling, we wanted to gain insight into the data through visualization. As it</w:t>
      </w:r>
      <w:r w:rsidR="00DE0B9A">
        <w:rPr>
          <w:rFonts w:ascii="Times New Roman" w:hAnsi="Times New Roman" w:cs="Times New Roman"/>
        </w:rPr>
        <w:t xml:space="preserve"> is</w:t>
      </w:r>
      <w:r w:rsidRPr="00AB57F9">
        <w:rPr>
          <w:rFonts w:ascii="Times New Roman" w:hAnsi="Times New Roman" w:cs="Times New Roman"/>
        </w:rPr>
        <w:t xml:space="preserve"> very challenging to plot 30 </w:t>
      </w:r>
      <w:proofErr w:type="gramStart"/>
      <w:r w:rsidRPr="00AB57F9">
        <w:rPr>
          <w:rFonts w:ascii="Times New Roman" w:hAnsi="Times New Roman" w:cs="Times New Roman"/>
        </w:rPr>
        <w:t>feature</w:t>
      </w:r>
      <w:proofErr w:type="gramEnd"/>
      <w:r w:rsidRPr="00AB57F9">
        <w:rPr>
          <w:rFonts w:ascii="Times New Roman" w:hAnsi="Times New Roman" w:cs="Times New Roman"/>
        </w:rPr>
        <w:t xml:space="preserve"> in a single diagram, we opted to visualize the data using first two principal components</w:t>
      </w:r>
      <w:r w:rsidR="00DE0B9A">
        <w:rPr>
          <w:rFonts w:ascii="Times New Roman" w:hAnsi="Times New Roman" w:cs="Times New Roman"/>
        </w:rPr>
        <w:t xml:space="preserve"> (Fig. </w:t>
      </w:r>
      <w:r w:rsidR="00BF1EE3">
        <w:rPr>
          <w:rFonts w:ascii="Times New Roman" w:hAnsi="Times New Roman" w:cs="Times New Roman"/>
        </w:rPr>
        <w:t>5</w:t>
      </w:r>
      <w:r w:rsidR="00DE0B9A">
        <w:rPr>
          <w:rFonts w:ascii="Times New Roman" w:hAnsi="Times New Roman" w:cs="Times New Roman"/>
        </w:rPr>
        <w:t>)</w:t>
      </w:r>
      <w:r w:rsidRPr="00AB57F9">
        <w:rPr>
          <w:rFonts w:ascii="Times New Roman" w:hAnsi="Times New Roman" w:cs="Times New Roman"/>
        </w:rPr>
        <w:t>. We observe that while benign and malignant cases are not entirely linearly separable, a significant portion exhibits separability.</w:t>
      </w:r>
      <w:r w:rsidR="002942D4">
        <w:rPr>
          <w:rFonts w:ascii="Times New Roman" w:hAnsi="Times New Roman" w:cs="Times New Roman"/>
        </w:rPr>
        <w:t xml:space="preserve"> </w:t>
      </w:r>
    </w:p>
    <w:p w14:paraId="44D6E2F7" w14:textId="77777777" w:rsidR="003B6E5B" w:rsidRDefault="003B6E5B" w:rsidP="00AB67FB">
      <w:pPr>
        <w:spacing w:after="240"/>
        <w:jc w:val="both"/>
        <w:rPr>
          <w:rFonts w:ascii="Times New Roman" w:hAnsi="Times New Roman" w:cs="Times New Roman"/>
        </w:rPr>
      </w:pPr>
    </w:p>
    <w:p w14:paraId="540BD5B0" w14:textId="0D30D62E" w:rsidR="003B6E5B" w:rsidRPr="00EA0724" w:rsidRDefault="00FC4803" w:rsidP="00AB67FB">
      <w:pPr>
        <w:spacing w:after="240"/>
        <w:jc w:val="both"/>
        <w:rPr>
          <w:rFonts w:ascii="Times New Roman" w:hAnsi="Times New Roman" w:cs="Times New Roman"/>
          <w:b/>
          <w:bCs/>
          <w:sz w:val="28"/>
          <w:szCs w:val="28"/>
          <w:u w:val="single"/>
        </w:rPr>
      </w:pPr>
      <w:r>
        <w:rPr>
          <w:noProof/>
        </w:rPr>
        <w:lastRenderedPageBreak/>
        <w:drawing>
          <wp:inline distT="0" distB="0" distL="0" distR="0" wp14:anchorId="25954F98" wp14:editId="0FB71162">
            <wp:extent cx="5943600" cy="3333750"/>
            <wp:effectExtent l="0" t="0" r="0" b="0"/>
            <wp:docPr id="181791720" name="Picture 1" descr="A graph with red and green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1720" name="Picture 1" descr="A graph with red and green dots&#10;&#10;Description automatically generated"/>
                    <pic:cNvPicPr/>
                  </pic:nvPicPr>
                  <pic:blipFill>
                    <a:blip r:embed="rId15"/>
                    <a:stretch>
                      <a:fillRect/>
                    </a:stretch>
                  </pic:blipFill>
                  <pic:spPr>
                    <a:xfrm>
                      <a:off x="0" y="0"/>
                      <a:ext cx="5943600" cy="3333750"/>
                    </a:xfrm>
                    <a:prstGeom prst="rect">
                      <a:avLst/>
                    </a:prstGeom>
                  </pic:spPr>
                </pic:pic>
              </a:graphicData>
            </a:graphic>
          </wp:inline>
        </w:drawing>
      </w:r>
    </w:p>
    <w:p w14:paraId="30B0AC1F" w14:textId="4894A169" w:rsidR="00330490" w:rsidRDefault="00330490" w:rsidP="00330490">
      <w:pPr>
        <w:jc w:val="center"/>
        <w:rPr>
          <w:rFonts w:ascii="Times New Roman" w:hAnsi="Times New Roman" w:cs="Times New Roman"/>
          <w:i/>
          <w:iCs/>
          <w:sz w:val="20"/>
          <w:szCs w:val="20"/>
        </w:rPr>
      </w:pPr>
      <w:r w:rsidRPr="00EA0724">
        <w:rPr>
          <w:rFonts w:ascii="Times New Roman" w:hAnsi="Times New Roman" w:cs="Times New Roman"/>
          <w:b/>
          <w:bCs/>
          <w:i/>
          <w:iCs/>
          <w:sz w:val="20"/>
          <w:szCs w:val="20"/>
        </w:rPr>
        <w:t>Fig.</w:t>
      </w:r>
      <w:r>
        <w:rPr>
          <w:rFonts w:ascii="Times New Roman" w:hAnsi="Times New Roman" w:cs="Times New Roman"/>
          <w:b/>
          <w:bCs/>
          <w:i/>
          <w:iCs/>
          <w:sz w:val="20"/>
          <w:szCs w:val="20"/>
        </w:rPr>
        <w:t xml:space="preserve"> </w:t>
      </w:r>
      <w:r w:rsidR="00BF1EE3">
        <w:rPr>
          <w:rFonts w:ascii="Times New Roman" w:hAnsi="Times New Roman" w:cs="Times New Roman"/>
          <w:b/>
          <w:bCs/>
          <w:i/>
          <w:iCs/>
          <w:sz w:val="20"/>
          <w:szCs w:val="20"/>
        </w:rPr>
        <w:t>5</w:t>
      </w:r>
      <w:r w:rsidRPr="00EA0724">
        <w:rPr>
          <w:rFonts w:ascii="Times New Roman" w:hAnsi="Times New Roman" w:cs="Times New Roman"/>
          <w:i/>
          <w:iCs/>
          <w:sz w:val="20"/>
          <w:szCs w:val="20"/>
        </w:rPr>
        <w:t xml:space="preserve"> Dataset distribution of all the variables present in the Cancer Dataset.</w:t>
      </w:r>
    </w:p>
    <w:p w14:paraId="0FD7567F" w14:textId="77777777" w:rsidR="00FC03AB" w:rsidRDefault="00FC03AB" w:rsidP="00330490">
      <w:pPr>
        <w:jc w:val="center"/>
        <w:rPr>
          <w:rFonts w:ascii="Times New Roman" w:hAnsi="Times New Roman" w:cs="Times New Roman"/>
          <w:i/>
          <w:iCs/>
          <w:sz w:val="20"/>
          <w:szCs w:val="20"/>
        </w:rPr>
      </w:pPr>
    </w:p>
    <w:p w14:paraId="3195A582" w14:textId="77777777" w:rsidR="00D74B60" w:rsidRDefault="00D74B60" w:rsidP="00D7794A">
      <w:pPr>
        <w:rPr>
          <w:rFonts w:ascii="Times New Roman" w:hAnsi="Times New Roman" w:cs="Times New Roman"/>
          <w:i/>
          <w:iCs/>
          <w:sz w:val="20"/>
          <w:szCs w:val="20"/>
        </w:rPr>
      </w:pPr>
    </w:p>
    <w:p w14:paraId="27769096" w14:textId="77777777" w:rsidR="00D7794A" w:rsidRPr="00425A12" w:rsidRDefault="00D7794A" w:rsidP="00425A12">
      <w:pPr>
        <w:rPr>
          <w:rFonts w:ascii="Times New Roman" w:hAnsi="Times New Roman" w:cs="Times New Roman"/>
          <w:sz w:val="20"/>
          <w:szCs w:val="20"/>
        </w:rPr>
      </w:pPr>
    </w:p>
    <w:p w14:paraId="41C24864" w14:textId="70AA3E58" w:rsidR="00FC03AB" w:rsidRDefault="00D7794A" w:rsidP="00D7794A">
      <w:pPr>
        <w:pStyle w:val="Heading2"/>
      </w:pPr>
      <w:r w:rsidRPr="00425A12">
        <w:t>Model Evaluation</w:t>
      </w:r>
    </w:p>
    <w:p w14:paraId="64253E36" w14:textId="77777777" w:rsidR="00D7794A" w:rsidRDefault="00D7794A" w:rsidP="00D7794A"/>
    <w:p w14:paraId="202D7E49" w14:textId="3A58F6C1" w:rsidR="00D7794A" w:rsidRPr="00425A12" w:rsidRDefault="00A32249" w:rsidP="00425A12">
      <w:pPr>
        <w:spacing w:after="240"/>
        <w:jc w:val="both"/>
        <w:rPr>
          <w:rFonts w:ascii="Times New Roman" w:hAnsi="Times New Roman" w:cs="Times New Roman"/>
        </w:rPr>
      </w:pPr>
      <w:r w:rsidRPr="00425A12">
        <w:rPr>
          <w:rFonts w:ascii="Times New Roman" w:hAnsi="Times New Roman" w:cs="Times New Roman"/>
        </w:rPr>
        <w:t>With the original training and test dataset, we modeled and evaluated all the eight machine learning techniques. Table 2 summarizes the model performance</w:t>
      </w:r>
      <w:r w:rsidR="00C06633" w:rsidRPr="00425A12">
        <w:rPr>
          <w:rFonts w:ascii="Times New Roman" w:hAnsi="Times New Roman" w:cs="Times New Roman"/>
        </w:rPr>
        <w:t xml:space="preserve"> based on accuracy</w:t>
      </w:r>
      <w:r w:rsidRPr="00425A12">
        <w:rPr>
          <w:rFonts w:ascii="Times New Roman" w:hAnsi="Times New Roman" w:cs="Times New Roman"/>
        </w:rPr>
        <w:t xml:space="preserve">. We used all the features, and also </w:t>
      </w:r>
      <w:r w:rsidR="00C06633" w:rsidRPr="00425A12">
        <w:rPr>
          <w:rFonts w:ascii="Times New Roman" w:hAnsi="Times New Roman" w:cs="Times New Roman"/>
        </w:rPr>
        <w:t xml:space="preserve">utilized </w:t>
      </w:r>
      <w:r w:rsidRPr="00425A12">
        <w:rPr>
          <w:rFonts w:ascii="Times New Roman" w:hAnsi="Times New Roman" w:cs="Times New Roman"/>
        </w:rPr>
        <w:t>top 10, top 15, top 20 and top 25</w:t>
      </w:r>
      <w:r w:rsidR="00C06633" w:rsidRPr="00425A12">
        <w:rPr>
          <w:rFonts w:ascii="Times New Roman" w:hAnsi="Times New Roman" w:cs="Times New Roman"/>
        </w:rPr>
        <w:t xml:space="preserve"> features to fit the models (table 2). </w:t>
      </w:r>
      <w:r w:rsidR="0095029C" w:rsidRPr="00425A12">
        <w:rPr>
          <w:rFonts w:ascii="Times New Roman" w:hAnsi="Times New Roman" w:cs="Times New Roman"/>
        </w:rPr>
        <w:t xml:space="preserve">We identified SVM as the best performing model with top 20 features (accuracy:98.25%). It is followed by QDA (accuracy: 97.66%), KNN (accuracy: 96.46%), Random Forest (accuracy: 96.49%) and GBM (accuracy: 96.49%). </w:t>
      </w:r>
      <w:r w:rsidR="00E92C5E" w:rsidRPr="00425A12">
        <w:rPr>
          <w:rFonts w:ascii="Times New Roman" w:hAnsi="Times New Roman" w:cs="Times New Roman"/>
        </w:rPr>
        <w:t xml:space="preserve">So, we selected SVM, QDA, KNN and Random Forest for further improvement of accuracy with fine-tuning the parameters and applying balanced data. </w:t>
      </w:r>
      <w:r w:rsidR="00CC4048" w:rsidRPr="00425A12">
        <w:rPr>
          <w:rFonts w:ascii="Times New Roman" w:hAnsi="Times New Roman" w:cs="Times New Roman"/>
        </w:rPr>
        <w:t xml:space="preserve">Though Random Forest and GBM had same accuracy, we choose Random Forest </w:t>
      </w:r>
      <w:r w:rsidR="00DD7C8A" w:rsidRPr="00425A12">
        <w:rPr>
          <w:rFonts w:ascii="Times New Roman" w:hAnsi="Times New Roman" w:cs="Times New Roman"/>
        </w:rPr>
        <w:t>as this model is less prone to overfitting compared to GBM</w:t>
      </w:r>
      <w:r w:rsidR="005305CD" w:rsidRPr="00425A12">
        <w:rPr>
          <w:rFonts w:ascii="Times New Roman" w:hAnsi="Times New Roman" w:cs="Times New Roman"/>
        </w:rPr>
        <w:t xml:space="preserve">. </w:t>
      </w:r>
    </w:p>
    <w:p w14:paraId="63630F62" w14:textId="1DEDF841" w:rsidR="00B26785" w:rsidRPr="00425A12" w:rsidRDefault="00B26785" w:rsidP="007D0552">
      <w:pPr>
        <w:jc w:val="both"/>
      </w:pPr>
    </w:p>
    <w:p w14:paraId="2F852553" w14:textId="77777777" w:rsidR="00EE3528" w:rsidRPr="00EA0724" w:rsidRDefault="00EE3528" w:rsidP="00FD2B66">
      <w:pPr>
        <w:jc w:val="both"/>
        <w:rPr>
          <w:rFonts w:ascii="Times New Roman" w:hAnsi="Times New Roman" w:cs="Times New Roman"/>
        </w:rPr>
      </w:pPr>
    </w:p>
    <w:p w14:paraId="69B4C3B9" w14:textId="77777777" w:rsidR="00EE3528" w:rsidRPr="00EA0724" w:rsidRDefault="00EE3528" w:rsidP="00FD2B66">
      <w:pPr>
        <w:jc w:val="both"/>
        <w:rPr>
          <w:rFonts w:ascii="Times New Roman" w:hAnsi="Times New Roman" w:cs="Times New Roman"/>
        </w:rPr>
      </w:pPr>
    </w:p>
    <w:p w14:paraId="5914B7A4" w14:textId="77777777" w:rsidR="00EE3528" w:rsidRPr="00EA0724" w:rsidRDefault="00EE3528" w:rsidP="00FD2B66">
      <w:pPr>
        <w:jc w:val="both"/>
        <w:rPr>
          <w:rFonts w:ascii="Times New Roman" w:hAnsi="Times New Roman" w:cs="Times New Roman"/>
        </w:rPr>
      </w:pPr>
    </w:p>
    <w:p w14:paraId="4D9AE783" w14:textId="77777777" w:rsidR="00EE3528" w:rsidRPr="00EA0724" w:rsidRDefault="00EE3528" w:rsidP="00FD2B66">
      <w:pPr>
        <w:jc w:val="both"/>
        <w:rPr>
          <w:rFonts w:ascii="Times New Roman" w:hAnsi="Times New Roman" w:cs="Times New Roman"/>
        </w:rPr>
      </w:pPr>
    </w:p>
    <w:p w14:paraId="6F6CD811" w14:textId="77777777" w:rsidR="00EE3528" w:rsidRPr="00EA0724" w:rsidRDefault="00EE3528" w:rsidP="00FD2B66">
      <w:pPr>
        <w:jc w:val="both"/>
        <w:rPr>
          <w:rFonts w:ascii="Times New Roman" w:hAnsi="Times New Roman" w:cs="Times New Roman"/>
        </w:rPr>
      </w:pPr>
    </w:p>
    <w:p w14:paraId="3B495383" w14:textId="16F6B932" w:rsidR="00EE3528" w:rsidRPr="00EA0724" w:rsidRDefault="00EE3528" w:rsidP="00FD2B66">
      <w:pPr>
        <w:jc w:val="both"/>
        <w:rPr>
          <w:rFonts w:ascii="Times New Roman" w:hAnsi="Times New Roman" w:cs="Times New Roman"/>
        </w:rPr>
      </w:pPr>
      <w:r w:rsidRPr="00EA0724">
        <w:rPr>
          <w:rFonts w:ascii="Times New Roman" w:hAnsi="Times New Roman" w:cs="Times New Roman"/>
          <w:noProof/>
        </w:rPr>
        <w:lastRenderedPageBreak/>
        <w:drawing>
          <wp:inline distT="0" distB="0" distL="0" distR="0" wp14:anchorId="122B6FDC" wp14:editId="74E8113A">
            <wp:extent cx="5943600" cy="2716530"/>
            <wp:effectExtent l="0" t="0" r="0" b="0"/>
            <wp:docPr id="169756128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561287" name="Picture 1" descr="A screenshot of a graph&#10;&#10;Description automatically generated"/>
                    <pic:cNvPicPr/>
                  </pic:nvPicPr>
                  <pic:blipFill>
                    <a:blip r:embed="rId16"/>
                    <a:stretch>
                      <a:fillRect/>
                    </a:stretch>
                  </pic:blipFill>
                  <pic:spPr>
                    <a:xfrm>
                      <a:off x="0" y="0"/>
                      <a:ext cx="5943600" cy="2716530"/>
                    </a:xfrm>
                    <a:prstGeom prst="rect">
                      <a:avLst/>
                    </a:prstGeom>
                  </pic:spPr>
                </pic:pic>
              </a:graphicData>
            </a:graphic>
          </wp:inline>
        </w:drawing>
      </w:r>
    </w:p>
    <w:p w14:paraId="57B97C8D" w14:textId="4B0B0E0C" w:rsidR="00E75FC7" w:rsidRPr="00EA0724" w:rsidRDefault="000B0E08" w:rsidP="00E75FC7">
      <w:pPr>
        <w:jc w:val="center"/>
        <w:rPr>
          <w:rFonts w:ascii="Times New Roman" w:hAnsi="Times New Roman" w:cs="Times New Roman"/>
          <w:i/>
          <w:iCs/>
          <w:sz w:val="20"/>
          <w:szCs w:val="20"/>
        </w:rPr>
      </w:pPr>
      <w:r w:rsidRPr="00425A12">
        <w:rPr>
          <w:rFonts w:ascii="Times New Roman" w:hAnsi="Times New Roman" w:cs="Times New Roman"/>
          <w:b/>
          <w:bCs/>
          <w:i/>
          <w:iCs/>
          <w:sz w:val="20"/>
          <w:szCs w:val="20"/>
        </w:rPr>
        <w:t>Table 2:</w:t>
      </w:r>
      <w:r>
        <w:rPr>
          <w:rFonts w:ascii="Times New Roman" w:hAnsi="Times New Roman" w:cs="Times New Roman"/>
          <w:i/>
          <w:iCs/>
          <w:sz w:val="20"/>
          <w:szCs w:val="20"/>
        </w:rPr>
        <w:t xml:space="preserve"> </w:t>
      </w:r>
      <w:r w:rsidR="001412C7" w:rsidRPr="00EA0724">
        <w:rPr>
          <w:rFonts w:ascii="Times New Roman" w:hAnsi="Times New Roman" w:cs="Times New Roman"/>
          <w:i/>
          <w:iCs/>
          <w:sz w:val="20"/>
          <w:szCs w:val="20"/>
        </w:rPr>
        <w:t>Accuracy of all 8 models used.</w:t>
      </w:r>
    </w:p>
    <w:p w14:paraId="6081701C" w14:textId="77777777" w:rsidR="00EE3528" w:rsidRPr="00EA0724" w:rsidRDefault="00EE3528" w:rsidP="00FD2B66">
      <w:pPr>
        <w:jc w:val="both"/>
        <w:rPr>
          <w:rFonts w:ascii="Times New Roman" w:hAnsi="Times New Roman" w:cs="Times New Roman"/>
        </w:rPr>
      </w:pPr>
    </w:p>
    <w:p w14:paraId="60DB4848" w14:textId="77777777" w:rsidR="00EE3528" w:rsidRDefault="00EE3528" w:rsidP="00FD2B66">
      <w:pPr>
        <w:jc w:val="both"/>
        <w:rPr>
          <w:rFonts w:ascii="Times New Roman" w:hAnsi="Times New Roman" w:cs="Times New Roman"/>
        </w:rPr>
      </w:pPr>
    </w:p>
    <w:p w14:paraId="7C8EF891" w14:textId="1F506E18" w:rsidR="00210BF8" w:rsidRPr="00EA0724" w:rsidRDefault="003B6914" w:rsidP="00425A12">
      <w:pPr>
        <w:spacing w:after="240"/>
        <w:jc w:val="both"/>
        <w:rPr>
          <w:rFonts w:ascii="Times New Roman" w:hAnsi="Times New Roman" w:cs="Times New Roman"/>
        </w:rPr>
      </w:pPr>
      <w:r>
        <w:rPr>
          <w:rFonts w:ascii="Times New Roman" w:hAnsi="Times New Roman" w:cs="Times New Roman"/>
        </w:rPr>
        <w:t xml:space="preserve">Table 3 presents model performance accuracy of the </w:t>
      </w:r>
      <w:r w:rsidR="00FA3754">
        <w:rPr>
          <w:rFonts w:ascii="Times New Roman" w:hAnsi="Times New Roman" w:cs="Times New Roman"/>
        </w:rPr>
        <w:t xml:space="preserve">selected </w:t>
      </w:r>
      <w:r>
        <w:rPr>
          <w:rFonts w:ascii="Times New Roman" w:hAnsi="Times New Roman" w:cs="Times New Roman"/>
        </w:rPr>
        <w:t xml:space="preserve">models after fine-tuning and utilizing balanced datasets. </w:t>
      </w:r>
      <w:r w:rsidR="004D64F8">
        <w:rPr>
          <w:rFonts w:ascii="Times New Roman" w:hAnsi="Times New Roman" w:cs="Times New Roman"/>
        </w:rPr>
        <w:t xml:space="preserve">We observe that SMOTE balancing techniques in all cases provide best accuracy. Using </w:t>
      </w:r>
      <w:r w:rsidR="008612A9">
        <w:rPr>
          <w:rFonts w:ascii="Times New Roman" w:hAnsi="Times New Roman" w:cs="Times New Roman"/>
        </w:rPr>
        <w:t>SMOTE</w:t>
      </w:r>
      <w:r w:rsidR="005178FE">
        <w:rPr>
          <w:rFonts w:ascii="Times New Roman" w:hAnsi="Times New Roman" w:cs="Times New Roman"/>
        </w:rPr>
        <w:t>-</w:t>
      </w:r>
      <w:r w:rsidR="008612A9">
        <w:rPr>
          <w:rFonts w:ascii="Times New Roman" w:hAnsi="Times New Roman" w:cs="Times New Roman"/>
        </w:rPr>
        <w:t xml:space="preserve">balanced </w:t>
      </w:r>
      <w:r w:rsidR="005178FE">
        <w:rPr>
          <w:rFonts w:ascii="Times New Roman" w:hAnsi="Times New Roman" w:cs="Times New Roman"/>
        </w:rPr>
        <w:t xml:space="preserve">training </w:t>
      </w:r>
      <w:r w:rsidR="004D64F8">
        <w:rPr>
          <w:rFonts w:ascii="Times New Roman" w:hAnsi="Times New Roman" w:cs="Times New Roman"/>
        </w:rPr>
        <w:t xml:space="preserve">dataset, KNN could predict the case </w:t>
      </w:r>
      <w:r w:rsidR="00467C35">
        <w:rPr>
          <w:rFonts w:ascii="Times New Roman" w:hAnsi="Times New Roman" w:cs="Times New Roman"/>
        </w:rPr>
        <w:t xml:space="preserve">in </w:t>
      </w:r>
      <w:r w:rsidR="004D64F8">
        <w:rPr>
          <w:rFonts w:ascii="Times New Roman" w:hAnsi="Times New Roman" w:cs="Times New Roman"/>
        </w:rPr>
        <w:t>validation dataset</w:t>
      </w:r>
      <w:r w:rsidR="00467C35">
        <w:rPr>
          <w:rFonts w:ascii="Times New Roman" w:hAnsi="Times New Roman" w:cs="Times New Roman"/>
        </w:rPr>
        <w:t xml:space="preserve"> with 100% accuracy</w:t>
      </w:r>
      <w:r w:rsidR="004D64F8">
        <w:rPr>
          <w:rFonts w:ascii="Times New Roman" w:hAnsi="Times New Roman" w:cs="Times New Roman"/>
        </w:rPr>
        <w:t>.</w:t>
      </w:r>
      <w:r w:rsidR="00467C35">
        <w:rPr>
          <w:rFonts w:ascii="Times New Roman" w:hAnsi="Times New Roman" w:cs="Times New Roman"/>
        </w:rPr>
        <w:t xml:space="preserve"> </w:t>
      </w:r>
      <w:r w:rsidR="00510142">
        <w:rPr>
          <w:rFonts w:ascii="Times New Roman" w:hAnsi="Times New Roman" w:cs="Times New Roman"/>
        </w:rPr>
        <w:t xml:space="preserve">It is followed by SVM (accuracy: 98.25%), Random Forest (98.25%) and QDA (97.66%). </w:t>
      </w:r>
      <w:r w:rsidR="004D64F8">
        <w:rPr>
          <w:rFonts w:ascii="Times New Roman" w:hAnsi="Times New Roman" w:cs="Times New Roman"/>
        </w:rPr>
        <w:t xml:space="preserve"> </w:t>
      </w:r>
    </w:p>
    <w:p w14:paraId="1F684F20" w14:textId="77777777" w:rsidR="00EE3528" w:rsidRPr="00EA0724" w:rsidRDefault="00EE3528" w:rsidP="00FD2B66">
      <w:pPr>
        <w:jc w:val="both"/>
        <w:rPr>
          <w:rFonts w:ascii="Times New Roman" w:hAnsi="Times New Roman" w:cs="Times New Roman"/>
        </w:rPr>
      </w:pPr>
    </w:p>
    <w:p w14:paraId="2AAC0580" w14:textId="60606A7F" w:rsidR="00EE3528" w:rsidRPr="00EA0724" w:rsidRDefault="009F28B6" w:rsidP="00FD2B66">
      <w:pPr>
        <w:jc w:val="both"/>
        <w:rPr>
          <w:rFonts w:ascii="Times New Roman" w:hAnsi="Times New Roman" w:cs="Times New Roman"/>
        </w:rPr>
      </w:pPr>
      <w:r>
        <w:rPr>
          <w:rFonts w:ascii="Times New Roman" w:hAnsi="Times New Roman" w:cs="Times New Roman"/>
          <w:noProof/>
        </w:rPr>
        <w:drawing>
          <wp:inline distT="0" distB="0" distL="0" distR="0" wp14:anchorId="05D4A70B" wp14:editId="4A2392C0">
            <wp:extent cx="5854541" cy="1990725"/>
            <wp:effectExtent l="0" t="0" r="0" b="0"/>
            <wp:docPr id="52623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77824" cy="1998642"/>
                    </a:xfrm>
                    <a:prstGeom prst="rect">
                      <a:avLst/>
                    </a:prstGeom>
                    <a:noFill/>
                  </pic:spPr>
                </pic:pic>
              </a:graphicData>
            </a:graphic>
          </wp:inline>
        </w:drawing>
      </w:r>
    </w:p>
    <w:p w14:paraId="62A3B1CF" w14:textId="36F1C95A" w:rsidR="00ED5DC7" w:rsidRPr="00EA0724" w:rsidRDefault="005305CD" w:rsidP="00ED5DC7">
      <w:pPr>
        <w:jc w:val="center"/>
        <w:rPr>
          <w:rFonts w:ascii="Times New Roman" w:hAnsi="Times New Roman" w:cs="Times New Roman"/>
          <w:i/>
          <w:iCs/>
          <w:sz w:val="20"/>
          <w:szCs w:val="20"/>
        </w:rPr>
      </w:pPr>
      <w:r w:rsidRPr="00C76A04">
        <w:rPr>
          <w:rFonts w:ascii="Times New Roman" w:hAnsi="Times New Roman" w:cs="Times New Roman"/>
          <w:b/>
          <w:bCs/>
          <w:i/>
          <w:iCs/>
          <w:sz w:val="20"/>
          <w:szCs w:val="20"/>
        </w:rPr>
        <w:t xml:space="preserve">Table </w:t>
      </w:r>
      <w:r>
        <w:rPr>
          <w:rFonts w:ascii="Times New Roman" w:hAnsi="Times New Roman" w:cs="Times New Roman"/>
          <w:b/>
          <w:bCs/>
          <w:i/>
          <w:iCs/>
          <w:sz w:val="20"/>
          <w:szCs w:val="20"/>
        </w:rPr>
        <w:t>3</w:t>
      </w:r>
      <w:r w:rsidRPr="00C76A04">
        <w:rPr>
          <w:rFonts w:ascii="Times New Roman" w:hAnsi="Times New Roman" w:cs="Times New Roman"/>
          <w:b/>
          <w:bCs/>
          <w:i/>
          <w:iCs/>
          <w:sz w:val="20"/>
          <w:szCs w:val="20"/>
        </w:rPr>
        <w:t>:</w:t>
      </w:r>
      <w:r>
        <w:rPr>
          <w:rFonts w:ascii="Times New Roman" w:hAnsi="Times New Roman" w:cs="Times New Roman"/>
          <w:i/>
          <w:iCs/>
          <w:sz w:val="20"/>
          <w:szCs w:val="20"/>
        </w:rPr>
        <w:t xml:space="preserve"> </w:t>
      </w:r>
      <w:r w:rsidR="00ED5DC7" w:rsidRPr="00EA0724">
        <w:rPr>
          <w:rFonts w:ascii="Times New Roman" w:hAnsi="Times New Roman" w:cs="Times New Roman"/>
          <w:i/>
          <w:iCs/>
          <w:sz w:val="20"/>
          <w:szCs w:val="20"/>
        </w:rPr>
        <w:t xml:space="preserve">Accuracy of top 4 </w:t>
      </w:r>
      <w:r w:rsidR="003C199B">
        <w:rPr>
          <w:rFonts w:ascii="Times New Roman" w:hAnsi="Times New Roman" w:cs="Times New Roman"/>
          <w:i/>
          <w:iCs/>
          <w:sz w:val="20"/>
          <w:szCs w:val="20"/>
        </w:rPr>
        <w:t xml:space="preserve">selected </w:t>
      </w:r>
    </w:p>
    <w:p w14:paraId="1D98C130" w14:textId="77777777" w:rsidR="00EE3528" w:rsidRPr="00EA0724" w:rsidRDefault="00EE3528" w:rsidP="00FD2B66">
      <w:pPr>
        <w:jc w:val="both"/>
        <w:rPr>
          <w:rFonts w:ascii="Times New Roman" w:hAnsi="Times New Roman" w:cs="Times New Roman"/>
        </w:rPr>
      </w:pPr>
    </w:p>
    <w:p w14:paraId="12E586DC" w14:textId="77777777" w:rsidR="00EE3528" w:rsidRPr="00EA0724" w:rsidRDefault="00EE3528" w:rsidP="00FD2B66">
      <w:pPr>
        <w:jc w:val="both"/>
        <w:rPr>
          <w:rFonts w:ascii="Times New Roman" w:hAnsi="Times New Roman" w:cs="Times New Roman"/>
        </w:rPr>
      </w:pPr>
    </w:p>
    <w:p w14:paraId="62BF7B9C" w14:textId="68D23FE3" w:rsidR="00625B6D" w:rsidRDefault="003C199B" w:rsidP="00D45774">
      <w:pPr>
        <w:jc w:val="both"/>
        <w:rPr>
          <w:rFonts w:ascii="Times New Roman" w:hAnsi="Times New Roman" w:cs="Times New Roman"/>
        </w:rPr>
      </w:pPr>
      <w:r>
        <w:rPr>
          <w:rFonts w:ascii="Times New Roman" w:hAnsi="Times New Roman" w:cs="Times New Roman"/>
        </w:rPr>
        <w:t>We also observed sensitivity, specificity</w:t>
      </w:r>
      <w:r w:rsidR="00542845">
        <w:rPr>
          <w:rFonts w:ascii="Times New Roman" w:hAnsi="Times New Roman" w:cs="Times New Roman"/>
        </w:rPr>
        <w:t>, F-1 score</w:t>
      </w:r>
      <w:r>
        <w:rPr>
          <w:rFonts w:ascii="Times New Roman" w:hAnsi="Times New Roman" w:cs="Times New Roman"/>
        </w:rPr>
        <w:t xml:space="preserve"> and AUC</w:t>
      </w:r>
      <w:r w:rsidR="002E76A2">
        <w:rPr>
          <w:rFonts w:ascii="Times New Roman" w:hAnsi="Times New Roman" w:cs="Times New Roman"/>
        </w:rPr>
        <w:t xml:space="preserve"> (area under the curve)</w:t>
      </w:r>
      <w:r>
        <w:rPr>
          <w:rFonts w:ascii="Times New Roman" w:hAnsi="Times New Roman" w:cs="Times New Roman"/>
        </w:rPr>
        <w:t xml:space="preserve"> of the </w:t>
      </w:r>
      <w:r w:rsidR="0048232F">
        <w:rPr>
          <w:rFonts w:ascii="Times New Roman" w:hAnsi="Times New Roman" w:cs="Times New Roman"/>
        </w:rPr>
        <w:t>models.</w:t>
      </w:r>
      <w:r>
        <w:rPr>
          <w:rFonts w:ascii="Times New Roman" w:hAnsi="Times New Roman" w:cs="Times New Roman"/>
        </w:rPr>
        <w:t xml:space="preserve"> </w:t>
      </w:r>
      <w:r w:rsidR="00D45774" w:rsidRPr="00D45774">
        <w:rPr>
          <w:rFonts w:ascii="Times New Roman" w:hAnsi="Times New Roman" w:cs="Times New Roman"/>
        </w:rPr>
        <w:t>Precision</w:t>
      </w:r>
      <w:r w:rsidR="00D45774" w:rsidRPr="00425A12">
        <w:rPr>
          <w:rFonts w:ascii="Times New Roman" w:hAnsi="Times New Roman" w:cs="Times New Roman"/>
        </w:rPr>
        <w:t xml:space="preserve"> represents the proportion of true positive predictions among all positive predictions made by the model. </w:t>
      </w:r>
      <w:r w:rsidR="00D45774" w:rsidRPr="00D45774">
        <w:rPr>
          <w:rFonts w:ascii="Times New Roman" w:hAnsi="Times New Roman" w:cs="Times New Roman"/>
        </w:rPr>
        <w:t xml:space="preserve">Recall, also known as sensitivity or true positive rate, measures the proportion of true positive predictions among all actual positive instances in the data. F1 score is the harmonic mean of precision and recall. The F1 score ranges from 0 to 1, where a higher value indicates better model performance. For each </w:t>
      </w:r>
      <w:r w:rsidR="00B943F5" w:rsidRPr="00D45774">
        <w:rPr>
          <w:rFonts w:ascii="Times New Roman" w:hAnsi="Times New Roman" w:cs="Times New Roman"/>
        </w:rPr>
        <w:t>model</w:t>
      </w:r>
      <w:r w:rsidR="00D45774" w:rsidRPr="00D45774">
        <w:rPr>
          <w:rFonts w:ascii="Times New Roman" w:hAnsi="Times New Roman" w:cs="Times New Roman"/>
        </w:rPr>
        <w:t>, obviously precision and recall was very high</w:t>
      </w:r>
      <w:r w:rsidR="00D45774">
        <w:rPr>
          <w:rFonts w:ascii="Times New Roman" w:hAnsi="Times New Roman" w:cs="Times New Roman"/>
        </w:rPr>
        <w:t>, as was F-1 score</w:t>
      </w:r>
      <w:r w:rsidR="00D45774" w:rsidRPr="00D45774">
        <w:rPr>
          <w:rFonts w:ascii="Times New Roman" w:hAnsi="Times New Roman" w:cs="Times New Roman"/>
        </w:rPr>
        <w:t xml:space="preserve">. </w:t>
      </w:r>
    </w:p>
    <w:p w14:paraId="41E0B1A1" w14:textId="77777777" w:rsidR="00625B6D" w:rsidRDefault="00625B6D" w:rsidP="00D45774">
      <w:pPr>
        <w:jc w:val="both"/>
        <w:rPr>
          <w:rFonts w:ascii="Times New Roman" w:hAnsi="Times New Roman" w:cs="Times New Roman"/>
        </w:rPr>
      </w:pPr>
    </w:p>
    <w:p w14:paraId="4B2DF477" w14:textId="57BA0CEE" w:rsidR="00625B6D" w:rsidRDefault="00FA079C" w:rsidP="00D45774">
      <w:pPr>
        <w:jc w:val="both"/>
        <w:rPr>
          <w:rFonts w:ascii="Times New Roman" w:hAnsi="Times New Roman" w:cs="Times New Roman"/>
        </w:rPr>
      </w:pPr>
      <w:r w:rsidRPr="00425A12">
        <w:rPr>
          <w:rFonts w:ascii="Times New Roman" w:hAnsi="Times New Roman" w:cs="Times New Roman"/>
        </w:rPr>
        <w:t>It's evident that KNN emerges as the top-performing model across various performance metrics except for AUC, where it exhibited a notably lower score of only 0.5031. The AUC metric, which essentially measures the performance of a binary classifier averaged across all possible decision thresholds, can be seen as less informative from a practical standpoint. When considering a classifier deployed with a specific threshold, what it does in a theoretical and abstract scenario, when averaged across all thresholds, might hold little relevance for practitioners. Given our study's rigorous procedures for model fitting and validation, we cast serious doubt on the utility of AUC in evaluating machine learning techniques.</w:t>
      </w:r>
      <w:r w:rsidR="0069256C">
        <w:rPr>
          <w:rFonts w:ascii="Times New Roman" w:hAnsi="Times New Roman" w:cs="Times New Roman"/>
        </w:rPr>
        <w:t xml:space="preserve"> However, the AUC of other models was pretty high, nearly </w:t>
      </w:r>
      <w:r w:rsidR="00933810">
        <w:rPr>
          <w:rFonts w:ascii="Times New Roman" w:hAnsi="Times New Roman" w:cs="Times New Roman"/>
        </w:rPr>
        <w:t xml:space="preserve">1. </w:t>
      </w:r>
    </w:p>
    <w:p w14:paraId="4DA7A39B" w14:textId="77777777" w:rsidR="0082328C" w:rsidRDefault="0082328C" w:rsidP="00D45774">
      <w:pPr>
        <w:jc w:val="both"/>
        <w:rPr>
          <w:rFonts w:ascii="Times New Roman" w:hAnsi="Times New Roman" w:cs="Times New Roman"/>
        </w:rPr>
      </w:pPr>
    </w:p>
    <w:p w14:paraId="72BA0702" w14:textId="1FE05DD5" w:rsidR="0082328C" w:rsidRDefault="002E76A2" w:rsidP="00D45774">
      <w:pPr>
        <w:jc w:val="both"/>
        <w:rPr>
          <w:rFonts w:ascii="Times New Roman" w:hAnsi="Times New Roman" w:cs="Times New Roman"/>
        </w:rPr>
      </w:pPr>
      <w:r>
        <w:rPr>
          <w:rFonts w:ascii="Times New Roman" w:hAnsi="Times New Roman" w:cs="Times New Roman"/>
        </w:rPr>
        <w:t>After KNN, the second-best performing model was Random Forest. The F-1 score of the model was 0.9854</w:t>
      </w:r>
      <w:r w:rsidR="00BC20BA">
        <w:rPr>
          <w:rFonts w:ascii="Times New Roman" w:hAnsi="Times New Roman" w:cs="Times New Roman"/>
        </w:rPr>
        <w:t xml:space="preserve">, </w:t>
      </w:r>
      <w:r>
        <w:rPr>
          <w:rFonts w:ascii="Times New Roman" w:hAnsi="Times New Roman" w:cs="Times New Roman"/>
        </w:rPr>
        <w:t xml:space="preserve">and </w:t>
      </w:r>
      <w:r w:rsidR="008B6AE2">
        <w:rPr>
          <w:rFonts w:ascii="Times New Roman" w:hAnsi="Times New Roman" w:cs="Times New Roman"/>
        </w:rPr>
        <w:t>AUC</w:t>
      </w:r>
      <w:r w:rsidR="0045395F">
        <w:rPr>
          <w:rFonts w:ascii="Times New Roman" w:hAnsi="Times New Roman" w:cs="Times New Roman"/>
        </w:rPr>
        <w:t xml:space="preserve"> was 0.9987</w:t>
      </w:r>
      <w:r w:rsidR="00551565">
        <w:rPr>
          <w:rFonts w:ascii="Times New Roman" w:hAnsi="Times New Roman" w:cs="Times New Roman"/>
        </w:rPr>
        <w:t xml:space="preserve"> which means the predictive power of the model was 99.87%. </w:t>
      </w:r>
    </w:p>
    <w:p w14:paraId="3514BACF" w14:textId="77777777" w:rsidR="00FA079C" w:rsidRPr="00D45774" w:rsidRDefault="00FA079C" w:rsidP="00D45774">
      <w:pPr>
        <w:jc w:val="both"/>
        <w:rPr>
          <w:rFonts w:ascii="Times New Roman" w:hAnsi="Times New Roman" w:cs="Times New Roman"/>
        </w:rPr>
      </w:pPr>
    </w:p>
    <w:p w14:paraId="73372823" w14:textId="2D8D3E5C" w:rsidR="00EE3528" w:rsidRPr="00EA0724" w:rsidRDefault="00EE3528" w:rsidP="00FD2B66">
      <w:pPr>
        <w:jc w:val="both"/>
        <w:rPr>
          <w:rFonts w:ascii="Times New Roman" w:hAnsi="Times New Roman" w:cs="Times New Roman"/>
        </w:rPr>
      </w:pPr>
      <w:r w:rsidRPr="00EA0724">
        <w:rPr>
          <w:rFonts w:ascii="Times New Roman" w:hAnsi="Times New Roman" w:cs="Times New Roman"/>
          <w:noProof/>
        </w:rPr>
        <w:drawing>
          <wp:inline distT="0" distB="0" distL="0" distR="0" wp14:anchorId="1E9E231F" wp14:editId="3091C37C">
            <wp:extent cx="5943600" cy="1954530"/>
            <wp:effectExtent l="0" t="0" r="0" b="1270"/>
            <wp:docPr id="72543580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35800" name="Picture 1" descr="A screenshot of a graph&#10;&#10;Description automatically generated"/>
                    <pic:cNvPicPr/>
                  </pic:nvPicPr>
                  <pic:blipFill>
                    <a:blip r:embed="rId18"/>
                    <a:stretch>
                      <a:fillRect/>
                    </a:stretch>
                  </pic:blipFill>
                  <pic:spPr>
                    <a:xfrm>
                      <a:off x="0" y="0"/>
                      <a:ext cx="5943600" cy="1954530"/>
                    </a:xfrm>
                    <a:prstGeom prst="rect">
                      <a:avLst/>
                    </a:prstGeom>
                  </pic:spPr>
                </pic:pic>
              </a:graphicData>
            </a:graphic>
          </wp:inline>
        </w:drawing>
      </w:r>
    </w:p>
    <w:p w14:paraId="1AC31B4B" w14:textId="58BC6FE6" w:rsidR="00B52EDB" w:rsidRPr="00EA0724" w:rsidRDefault="00B52719" w:rsidP="00B52EDB">
      <w:pPr>
        <w:jc w:val="center"/>
        <w:rPr>
          <w:rFonts w:ascii="Times New Roman" w:hAnsi="Times New Roman" w:cs="Times New Roman"/>
          <w:i/>
          <w:iCs/>
          <w:sz w:val="20"/>
          <w:szCs w:val="20"/>
        </w:rPr>
      </w:pPr>
      <w:r w:rsidRPr="00425A12">
        <w:rPr>
          <w:rFonts w:ascii="Times New Roman" w:hAnsi="Times New Roman" w:cs="Times New Roman"/>
          <w:b/>
          <w:bCs/>
          <w:i/>
          <w:iCs/>
          <w:sz w:val="20"/>
          <w:szCs w:val="20"/>
        </w:rPr>
        <w:t>Table 4:</w:t>
      </w:r>
      <w:r>
        <w:rPr>
          <w:rFonts w:ascii="Times New Roman" w:hAnsi="Times New Roman" w:cs="Times New Roman"/>
          <w:i/>
          <w:iCs/>
          <w:sz w:val="20"/>
          <w:szCs w:val="20"/>
        </w:rPr>
        <w:t xml:space="preserve"> </w:t>
      </w:r>
      <w:r w:rsidR="00B52EDB" w:rsidRPr="00EA0724">
        <w:rPr>
          <w:rFonts w:ascii="Times New Roman" w:hAnsi="Times New Roman" w:cs="Times New Roman"/>
          <w:i/>
          <w:iCs/>
          <w:sz w:val="20"/>
          <w:szCs w:val="20"/>
        </w:rPr>
        <w:t xml:space="preserve">Accuracy, Sensitivity, Specificity and AUC of top 4 </w:t>
      </w:r>
      <w:r w:rsidR="003C199B">
        <w:rPr>
          <w:rFonts w:ascii="Times New Roman" w:hAnsi="Times New Roman" w:cs="Times New Roman"/>
          <w:i/>
          <w:iCs/>
          <w:sz w:val="20"/>
          <w:szCs w:val="20"/>
        </w:rPr>
        <w:t xml:space="preserve">selected </w:t>
      </w:r>
      <w:r w:rsidR="00B52EDB" w:rsidRPr="00EA0724">
        <w:rPr>
          <w:rFonts w:ascii="Times New Roman" w:hAnsi="Times New Roman" w:cs="Times New Roman"/>
          <w:i/>
          <w:iCs/>
          <w:sz w:val="20"/>
          <w:szCs w:val="20"/>
        </w:rPr>
        <w:t>models.</w:t>
      </w:r>
    </w:p>
    <w:p w14:paraId="1368E0A1" w14:textId="77777777" w:rsidR="00BB3577" w:rsidRPr="00EA0724" w:rsidRDefault="00BB3577" w:rsidP="00BB3577">
      <w:pPr>
        <w:rPr>
          <w:rFonts w:ascii="Times New Roman" w:hAnsi="Times New Roman" w:cs="Times New Roman"/>
          <w:b/>
          <w:bCs/>
          <w:sz w:val="28"/>
          <w:szCs w:val="28"/>
          <w:u w:val="single"/>
        </w:rPr>
      </w:pPr>
    </w:p>
    <w:p w14:paraId="2C9E18FE" w14:textId="77777777" w:rsidR="00AA4A3C" w:rsidRDefault="00AA4A3C">
      <w:pPr>
        <w:rPr>
          <w:ins w:id="6" w:author="Nadam, Ruthwik" w:date="2024-05-03T11:07:00Z"/>
          <w:rFonts w:asciiTheme="majorHAnsi" w:eastAsiaTheme="majorEastAsia" w:hAnsiTheme="majorHAnsi" w:cstheme="majorBidi"/>
          <w:color w:val="2F5496" w:themeColor="accent1" w:themeShade="BF"/>
          <w:sz w:val="40"/>
          <w:szCs w:val="40"/>
        </w:rPr>
      </w:pPr>
      <w:bookmarkStart w:id="7" w:name="_Toc165567926"/>
      <w:ins w:id="8" w:author="Nadam, Ruthwik" w:date="2024-05-03T11:07:00Z">
        <w:r>
          <w:br w:type="page"/>
        </w:r>
      </w:ins>
    </w:p>
    <w:p w14:paraId="0B7AF4A5" w14:textId="1D825907" w:rsidR="00513C56" w:rsidRPr="00EA0724" w:rsidRDefault="00E5437A" w:rsidP="006B4345">
      <w:pPr>
        <w:pStyle w:val="Heading1"/>
      </w:pPr>
      <w:r w:rsidRPr="00EA0724">
        <w:lastRenderedPageBreak/>
        <w:t>Conclusion</w:t>
      </w:r>
      <w:bookmarkEnd w:id="7"/>
    </w:p>
    <w:p w14:paraId="23F6F5A5" w14:textId="77777777" w:rsidR="00605150" w:rsidRDefault="00605150" w:rsidP="00605150">
      <w:pPr>
        <w:jc w:val="both"/>
        <w:rPr>
          <w:rFonts w:ascii="Times New Roman" w:hAnsi="Times New Roman" w:cs="Times New Roman"/>
        </w:rPr>
      </w:pPr>
      <w:r w:rsidRPr="00425A12">
        <w:rPr>
          <w:rFonts w:ascii="Times New Roman" w:hAnsi="Times New Roman" w:cs="Times New Roman"/>
        </w:rPr>
        <w:t>In conclusion, this study delved into the classification of benign and malignant cases using machine learning techniques applied to the Breast Cancer Wisconsin Diagnostic Dataset (WDBC). Through thorough Exploratory Data Analysis (EDA), we gained insights into the dataset's structure, feature distributions, correlations, and potential challenges. Our findings underscore the importance of robust preprocessing steps to ensure accurate model performance.</w:t>
      </w:r>
    </w:p>
    <w:p w14:paraId="0BE37C34" w14:textId="77777777" w:rsidR="00AC7BB9" w:rsidRPr="00425A12" w:rsidRDefault="00AC7BB9" w:rsidP="00425A12">
      <w:pPr>
        <w:jc w:val="both"/>
        <w:rPr>
          <w:rFonts w:ascii="Times New Roman" w:hAnsi="Times New Roman"/>
        </w:rPr>
      </w:pPr>
    </w:p>
    <w:p w14:paraId="543A8532" w14:textId="77777777" w:rsidR="00605150" w:rsidRDefault="00605150" w:rsidP="00605150">
      <w:pPr>
        <w:jc w:val="both"/>
        <w:rPr>
          <w:rFonts w:ascii="Times New Roman" w:hAnsi="Times New Roman" w:cs="Times New Roman"/>
        </w:rPr>
      </w:pPr>
      <w:r w:rsidRPr="00425A12">
        <w:rPr>
          <w:rFonts w:ascii="Times New Roman" w:hAnsi="Times New Roman" w:cs="Times New Roman"/>
        </w:rPr>
        <w:t>We identified KNN and Random Forest as the top-performing models, with KNN notably achieving 100% prediction accuracy. However, the discrepancy between its high accuracy and low AUC raises questions about the practical applicability of AUC in evaluating machine learning algorithms. Additionally, the consistent improvement in prediction accuracy across all models with the SMOTE balancing technique highlights its efficacy in handling imbalanced datasets.</w:t>
      </w:r>
    </w:p>
    <w:p w14:paraId="154C4BA8" w14:textId="77777777" w:rsidR="00AC7BB9" w:rsidRPr="00425A12" w:rsidRDefault="00AC7BB9" w:rsidP="00425A12">
      <w:pPr>
        <w:jc w:val="both"/>
        <w:rPr>
          <w:rFonts w:ascii="Times New Roman" w:hAnsi="Times New Roman"/>
        </w:rPr>
      </w:pPr>
    </w:p>
    <w:p w14:paraId="4F4A0636" w14:textId="4B0125BD" w:rsidR="00821149" w:rsidRPr="00821149" w:rsidRDefault="00605150" w:rsidP="00425A12">
      <w:pPr>
        <w:jc w:val="both"/>
        <w:rPr>
          <w:rFonts w:ascii="Times New Roman" w:hAnsi="Times New Roman" w:cs="Times New Roman"/>
        </w:rPr>
      </w:pPr>
      <w:r w:rsidRPr="00425A12">
        <w:rPr>
          <w:rFonts w:ascii="Times New Roman" w:hAnsi="Times New Roman" w:cs="Times New Roman"/>
        </w:rPr>
        <w:t>Moving forward, our study suggests the need for further research to explore alternative evaluation metrics that better capture model performance, especially in scenarios where class imbalances exist. Moreover, investigating the underlying reasons for the observed discrepancy between accuracy and AUC in KNN models could provide valuable insights into refining model evaluation methodologies.</w:t>
      </w:r>
    </w:p>
    <w:p w14:paraId="7260140D" w14:textId="65DD3110" w:rsidR="000B2E1C" w:rsidRPr="00425A12" w:rsidRDefault="000B2E1C" w:rsidP="000B2E1C">
      <w:pPr>
        <w:jc w:val="both"/>
        <w:rPr>
          <w:rFonts w:ascii="Times New Roman" w:hAnsi="Times New Roman" w:cs="Times New Roman"/>
        </w:rPr>
      </w:pPr>
    </w:p>
    <w:p w14:paraId="06DEFC4C" w14:textId="77777777" w:rsidR="00513C56" w:rsidRPr="00EA0724" w:rsidRDefault="00513C56" w:rsidP="00B12353">
      <w:pPr>
        <w:jc w:val="both"/>
        <w:rPr>
          <w:rFonts w:ascii="Times New Roman" w:hAnsi="Times New Roman" w:cs="Times New Roman"/>
          <w:b/>
          <w:bCs/>
        </w:rPr>
      </w:pPr>
      <w:r w:rsidRPr="00EA0724">
        <w:rPr>
          <w:rFonts w:ascii="Times New Roman" w:hAnsi="Times New Roman" w:cs="Times New Roman"/>
          <w:b/>
          <w:bCs/>
        </w:rPr>
        <w:br w:type="page"/>
      </w:r>
    </w:p>
    <w:p w14:paraId="33819D2B" w14:textId="77777777" w:rsidR="00513C56" w:rsidRPr="00EA0724" w:rsidRDefault="00513C56" w:rsidP="006B4345">
      <w:pPr>
        <w:pStyle w:val="Heading1"/>
      </w:pPr>
      <w:bookmarkStart w:id="9" w:name="_Toc165567927"/>
      <w:r w:rsidRPr="00EA0724">
        <w:lastRenderedPageBreak/>
        <w:t>References</w:t>
      </w:r>
      <w:bookmarkEnd w:id="9"/>
    </w:p>
    <w:p w14:paraId="0E773EE2" w14:textId="3E971BE3" w:rsidR="00513C56" w:rsidRPr="00EA0724" w:rsidRDefault="00513C56" w:rsidP="004853C9">
      <w:pPr>
        <w:pStyle w:val="NormalWeb"/>
        <w:numPr>
          <w:ilvl w:val="0"/>
          <w:numId w:val="2"/>
        </w:numPr>
        <w:shd w:val="clear" w:color="auto" w:fill="FFFFFF" w:themeFill="background1"/>
        <w:spacing w:before="300" w:beforeAutospacing="0" w:after="300" w:afterAutospacing="0"/>
        <w:ind w:left="360"/>
        <w:jc w:val="both"/>
        <w:rPr>
          <w:rFonts w:asciiTheme="majorBidi" w:hAnsiTheme="majorBidi" w:cstheme="majorBidi"/>
        </w:rPr>
      </w:pPr>
      <w:r w:rsidRPr="00EA0724">
        <w:rPr>
          <w:rFonts w:asciiTheme="majorBidi" w:hAnsiTheme="majorBidi" w:cstheme="majorBidi"/>
        </w:rPr>
        <w:t xml:space="preserve">Sadad, Tariq, et al. </w:t>
      </w:r>
      <w:r w:rsidR="00E23FE9" w:rsidRPr="00EA0724">
        <w:rPr>
          <w:rFonts w:asciiTheme="majorBidi" w:hAnsiTheme="majorBidi" w:cstheme="majorBidi"/>
        </w:rPr>
        <w:t>“</w:t>
      </w:r>
      <w:r w:rsidRPr="00EA0724">
        <w:rPr>
          <w:rFonts w:asciiTheme="majorBidi" w:hAnsiTheme="majorBidi" w:cstheme="majorBidi"/>
        </w:rPr>
        <w:t>Fuzzy C-means and region growing based classification of tumor from mammograms using hybrid texture feature.</w:t>
      </w:r>
      <w:r w:rsidR="00E23FE9" w:rsidRPr="00EA0724">
        <w:rPr>
          <w:rFonts w:asciiTheme="majorBidi" w:hAnsiTheme="majorBidi" w:cstheme="majorBidi"/>
        </w:rPr>
        <w:t>”</w:t>
      </w:r>
      <w:r w:rsidRPr="00EA0724">
        <w:rPr>
          <w:rFonts w:asciiTheme="majorBidi" w:hAnsiTheme="majorBidi" w:cstheme="majorBidi"/>
        </w:rPr>
        <w:t xml:space="preserve"> Journal of computational science 29 (2018): 34-45.</w:t>
      </w:r>
    </w:p>
    <w:p w14:paraId="0FB429CA" w14:textId="60F4E5EC" w:rsidR="00513C56" w:rsidRPr="00EA0724" w:rsidRDefault="00513C56" w:rsidP="004853C9">
      <w:pPr>
        <w:pStyle w:val="NormalWeb"/>
        <w:numPr>
          <w:ilvl w:val="0"/>
          <w:numId w:val="2"/>
        </w:numPr>
        <w:shd w:val="clear" w:color="auto" w:fill="FFFFFF" w:themeFill="background1"/>
        <w:spacing w:before="300" w:beforeAutospacing="0" w:after="300" w:afterAutospacing="0"/>
        <w:ind w:left="360"/>
        <w:jc w:val="both"/>
        <w:rPr>
          <w:rFonts w:asciiTheme="majorBidi" w:hAnsiTheme="majorBidi" w:cstheme="majorBidi"/>
        </w:rPr>
      </w:pPr>
      <w:r w:rsidRPr="00EA0724">
        <w:rPr>
          <w:rFonts w:asciiTheme="majorBidi" w:hAnsiTheme="majorBidi" w:cstheme="majorBidi"/>
        </w:rPr>
        <w:t xml:space="preserve">Kumar, Abhinav, et al. </w:t>
      </w:r>
      <w:r w:rsidR="00615071" w:rsidRPr="00EA0724">
        <w:rPr>
          <w:rFonts w:asciiTheme="majorBidi" w:hAnsiTheme="majorBidi" w:cstheme="majorBidi"/>
        </w:rPr>
        <w:t>“</w:t>
      </w:r>
      <w:r w:rsidRPr="00EA0724">
        <w:rPr>
          <w:rFonts w:asciiTheme="majorBidi" w:hAnsiTheme="majorBidi" w:cstheme="majorBidi"/>
        </w:rPr>
        <w:t>Deep feature learning for histopathological image classification of canine mammary tumors and human breast cancer.</w:t>
      </w:r>
      <w:r w:rsidR="00615071" w:rsidRPr="00EA0724">
        <w:rPr>
          <w:rFonts w:asciiTheme="majorBidi" w:hAnsiTheme="majorBidi" w:cstheme="majorBidi"/>
        </w:rPr>
        <w:t xml:space="preserve">” </w:t>
      </w:r>
      <w:r w:rsidRPr="00EA0724">
        <w:rPr>
          <w:rFonts w:asciiTheme="majorBidi" w:hAnsiTheme="majorBidi" w:cstheme="majorBidi"/>
        </w:rPr>
        <w:t>Information Sciences 508 (2020): 405-421.</w:t>
      </w:r>
    </w:p>
    <w:p w14:paraId="0EB4DB90" w14:textId="77777777" w:rsidR="005A1512" w:rsidRPr="00EA0724" w:rsidRDefault="00FB440D" w:rsidP="004853C9">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ajorBidi" w:eastAsia="Times New Roman" w:hAnsiTheme="majorBidi" w:cstheme="majorBidi"/>
          <w:kern w:val="0"/>
          <w14:ligatures w14:val="none"/>
        </w:rPr>
      </w:pPr>
      <w:proofErr w:type="spellStart"/>
      <w:r w:rsidRPr="00EA0724">
        <w:rPr>
          <w:rFonts w:asciiTheme="majorBidi" w:eastAsia="Times New Roman" w:hAnsiTheme="majorBidi" w:cstheme="majorBidi"/>
          <w:kern w:val="0"/>
          <w14:ligatures w14:val="none"/>
        </w:rPr>
        <w:t>Olvi</w:t>
      </w:r>
      <w:proofErr w:type="spellEnd"/>
      <w:r w:rsidRPr="00EA0724">
        <w:rPr>
          <w:rFonts w:asciiTheme="majorBidi" w:eastAsia="Times New Roman" w:hAnsiTheme="majorBidi" w:cstheme="majorBidi"/>
          <w:kern w:val="0"/>
          <w14:ligatures w14:val="none"/>
        </w:rPr>
        <w:t xml:space="preserve">, Nick, et al. </w:t>
      </w:r>
      <w:r w:rsidR="00E23FE9" w:rsidRPr="00EA0724">
        <w:rPr>
          <w:rFonts w:asciiTheme="majorBidi" w:eastAsia="Times New Roman" w:hAnsiTheme="majorBidi" w:cstheme="majorBidi"/>
          <w:kern w:val="0"/>
          <w14:ligatures w14:val="none"/>
        </w:rPr>
        <w:t>“</w:t>
      </w:r>
      <w:r w:rsidRPr="00EA0724">
        <w:rPr>
          <w:rFonts w:asciiTheme="majorBidi" w:eastAsia="Times New Roman" w:hAnsiTheme="majorBidi" w:cstheme="majorBidi"/>
          <w:kern w:val="0"/>
          <w14:ligatures w14:val="none"/>
        </w:rPr>
        <w:t>Breast cancer diagnosis and prognosis via linear programming.”</w:t>
      </w:r>
      <w:r w:rsidR="005A1512" w:rsidRPr="00EA0724">
        <w:rPr>
          <w:rFonts w:asciiTheme="majorBidi" w:eastAsia="Times New Roman" w:hAnsiTheme="majorBidi" w:cstheme="majorBidi"/>
          <w:kern w:val="0"/>
          <w14:ligatures w14:val="none"/>
        </w:rPr>
        <w:t xml:space="preserve"> Operations Research, Jul. - </w:t>
      </w:r>
      <w:proofErr w:type="gramStart"/>
      <w:r w:rsidR="005A1512" w:rsidRPr="00EA0724">
        <w:rPr>
          <w:rFonts w:asciiTheme="majorBidi" w:eastAsia="Times New Roman" w:hAnsiTheme="majorBidi" w:cstheme="majorBidi"/>
          <w:kern w:val="0"/>
          <w14:ligatures w14:val="none"/>
        </w:rPr>
        <w:t>Aug.,</w:t>
      </w:r>
      <w:proofErr w:type="gramEnd"/>
      <w:r w:rsidR="005A1512" w:rsidRPr="00EA0724">
        <w:rPr>
          <w:rFonts w:asciiTheme="majorBidi" w:eastAsia="Times New Roman" w:hAnsiTheme="majorBidi" w:cstheme="majorBidi"/>
          <w:kern w:val="0"/>
          <w14:ligatures w14:val="none"/>
        </w:rPr>
        <w:t xml:space="preserve"> 1995, Vol. 43, No. 4 (Jul. - Aug., 1995), pp.</w:t>
      </w:r>
    </w:p>
    <w:p w14:paraId="312871FB" w14:textId="4B57CDDF" w:rsidR="00FB440D" w:rsidRPr="00EA0724" w:rsidRDefault="005A1512" w:rsidP="004853C9">
      <w:pPr>
        <w:pStyle w:val="ListParagraph"/>
        <w:numPr>
          <w:ilvl w:val="0"/>
          <w:numId w:val="2"/>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rPr>
          <w:rFonts w:asciiTheme="majorBidi" w:eastAsia="Times New Roman" w:hAnsiTheme="majorBidi" w:cstheme="majorBidi"/>
          <w:kern w:val="0"/>
          <w14:ligatures w14:val="none"/>
        </w:rPr>
      </w:pPr>
      <w:r w:rsidRPr="00EA0724">
        <w:rPr>
          <w:rFonts w:asciiTheme="majorBidi" w:eastAsia="Times New Roman" w:hAnsiTheme="majorBidi" w:cstheme="majorBidi"/>
          <w:kern w:val="0"/>
          <w14:ligatures w14:val="none"/>
        </w:rPr>
        <w:t>570-577</w:t>
      </w:r>
    </w:p>
    <w:p w14:paraId="0DB3DB04" w14:textId="745F5AA4" w:rsidR="00513C56" w:rsidRPr="00EA0724" w:rsidRDefault="00513C56" w:rsidP="004853C9">
      <w:pPr>
        <w:pStyle w:val="NormalWeb"/>
        <w:numPr>
          <w:ilvl w:val="0"/>
          <w:numId w:val="2"/>
        </w:numPr>
        <w:shd w:val="clear" w:color="auto" w:fill="FFFFFF" w:themeFill="background1"/>
        <w:spacing w:before="300" w:beforeAutospacing="0" w:after="300" w:afterAutospacing="0"/>
        <w:ind w:left="360"/>
        <w:jc w:val="both"/>
        <w:rPr>
          <w:rFonts w:asciiTheme="majorBidi" w:hAnsiTheme="majorBidi" w:cstheme="majorBidi"/>
        </w:rPr>
      </w:pPr>
      <w:r w:rsidRPr="00EA0724">
        <w:rPr>
          <w:rFonts w:asciiTheme="majorBidi" w:hAnsiTheme="majorBidi" w:cstheme="majorBidi"/>
        </w:rPr>
        <w:t xml:space="preserve">Sadad, Tariq, et al. </w:t>
      </w:r>
      <w:r w:rsidR="00E23FE9" w:rsidRPr="00EA0724">
        <w:rPr>
          <w:rFonts w:asciiTheme="majorBidi" w:hAnsiTheme="majorBidi" w:cstheme="majorBidi"/>
        </w:rPr>
        <w:t>“</w:t>
      </w:r>
      <w:r w:rsidRPr="00EA0724">
        <w:rPr>
          <w:rFonts w:asciiTheme="majorBidi" w:hAnsiTheme="majorBidi" w:cstheme="majorBidi"/>
        </w:rPr>
        <w:t>Fuzzy C-means and region growing based classification of tumor from mammograms using hybrid texture feature.</w:t>
      </w:r>
      <w:r w:rsidR="00E23FE9" w:rsidRPr="00EA0724">
        <w:rPr>
          <w:rFonts w:asciiTheme="majorBidi" w:hAnsiTheme="majorBidi" w:cstheme="majorBidi"/>
        </w:rPr>
        <w:t>”</w:t>
      </w:r>
      <w:r w:rsidRPr="00EA0724">
        <w:rPr>
          <w:rFonts w:asciiTheme="majorBidi" w:hAnsiTheme="majorBidi" w:cstheme="majorBidi"/>
        </w:rPr>
        <w:t xml:space="preserve"> Journal of computational science 29 (2018): 34-45.</w:t>
      </w:r>
    </w:p>
    <w:p w14:paraId="47E5D782" w14:textId="7EBD07B2" w:rsidR="00513C56" w:rsidRPr="00EA0724" w:rsidRDefault="00513C56" w:rsidP="004853C9">
      <w:pPr>
        <w:pStyle w:val="NormalWeb"/>
        <w:numPr>
          <w:ilvl w:val="0"/>
          <w:numId w:val="2"/>
        </w:numPr>
        <w:shd w:val="clear" w:color="auto" w:fill="FFFFFF" w:themeFill="background1"/>
        <w:spacing w:before="300" w:beforeAutospacing="0" w:after="300" w:afterAutospacing="0"/>
        <w:ind w:left="360"/>
        <w:jc w:val="both"/>
        <w:rPr>
          <w:rFonts w:asciiTheme="majorBidi" w:hAnsiTheme="majorBidi" w:cstheme="majorBidi"/>
        </w:rPr>
      </w:pPr>
      <w:proofErr w:type="spellStart"/>
      <w:r w:rsidRPr="00EA0724">
        <w:rPr>
          <w:rFonts w:asciiTheme="majorBidi" w:hAnsiTheme="majorBidi" w:cstheme="majorBidi"/>
        </w:rPr>
        <w:t>Vijayarajeswari</w:t>
      </w:r>
      <w:proofErr w:type="spellEnd"/>
      <w:r w:rsidRPr="00EA0724">
        <w:rPr>
          <w:rFonts w:asciiTheme="majorBidi" w:hAnsiTheme="majorBidi" w:cstheme="majorBidi"/>
        </w:rPr>
        <w:t xml:space="preserve">, R., et al. </w:t>
      </w:r>
      <w:r w:rsidR="00615071" w:rsidRPr="00EA0724">
        <w:rPr>
          <w:rFonts w:asciiTheme="majorBidi" w:hAnsiTheme="majorBidi" w:cstheme="majorBidi"/>
        </w:rPr>
        <w:t>“</w:t>
      </w:r>
      <w:r w:rsidRPr="00EA0724">
        <w:rPr>
          <w:rFonts w:asciiTheme="majorBidi" w:hAnsiTheme="majorBidi" w:cstheme="majorBidi"/>
        </w:rPr>
        <w:t>Classification of mammogram for early detection of breast cancer using SVM classifier and Hough transform.</w:t>
      </w:r>
      <w:r w:rsidR="00615071" w:rsidRPr="00EA0724">
        <w:rPr>
          <w:rFonts w:asciiTheme="majorBidi" w:hAnsiTheme="majorBidi" w:cstheme="majorBidi"/>
        </w:rPr>
        <w:t>”</w:t>
      </w:r>
      <w:r w:rsidRPr="00EA0724">
        <w:rPr>
          <w:rFonts w:asciiTheme="majorBidi" w:hAnsiTheme="majorBidi" w:cstheme="majorBidi"/>
        </w:rPr>
        <w:t xml:space="preserve"> Measurement 146 (2019): 800-805.</w:t>
      </w:r>
    </w:p>
    <w:p w14:paraId="578972C3" w14:textId="1FE5BC9F" w:rsidR="00513C56" w:rsidRPr="00EA0724" w:rsidRDefault="00513C56" w:rsidP="004853C9">
      <w:pPr>
        <w:pStyle w:val="NormalWeb"/>
        <w:numPr>
          <w:ilvl w:val="0"/>
          <w:numId w:val="2"/>
        </w:numPr>
        <w:shd w:val="clear" w:color="auto" w:fill="FFFFFF" w:themeFill="background1"/>
        <w:spacing w:before="300" w:beforeAutospacing="0" w:after="300" w:afterAutospacing="0"/>
        <w:ind w:left="360"/>
        <w:jc w:val="both"/>
        <w:rPr>
          <w:rFonts w:asciiTheme="majorBidi" w:hAnsiTheme="majorBidi" w:cstheme="majorBidi"/>
        </w:rPr>
      </w:pPr>
      <w:r w:rsidRPr="00EA0724">
        <w:rPr>
          <w:rFonts w:asciiTheme="majorBidi" w:hAnsiTheme="majorBidi" w:cstheme="majorBidi"/>
        </w:rPr>
        <w:t xml:space="preserve">Roth, Holger R., et al. </w:t>
      </w:r>
      <w:r w:rsidR="00615071" w:rsidRPr="00EA0724">
        <w:rPr>
          <w:rFonts w:asciiTheme="majorBidi" w:hAnsiTheme="majorBidi" w:cstheme="majorBidi"/>
        </w:rPr>
        <w:t>“</w:t>
      </w:r>
      <w:r w:rsidRPr="00EA0724">
        <w:rPr>
          <w:rFonts w:asciiTheme="majorBidi" w:hAnsiTheme="majorBidi" w:cstheme="majorBidi"/>
        </w:rPr>
        <w:t>Improving computer-aided detection using convolutional neural networks and random view aggregation.</w:t>
      </w:r>
      <w:r w:rsidR="00615071" w:rsidRPr="00EA0724">
        <w:rPr>
          <w:rFonts w:asciiTheme="majorBidi" w:hAnsiTheme="majorBidi" w:cstheme="majorBidi"/>
        </w:rPr>
        <w:t>”</w:t>
      </w:r>
      <w:r w:rsidRPr="00EA0724">
        <w:rPr>
          <w:rFonts w:asciiTheme="majorBidi" w:hAnsiTheme="majorBidi" w:cstheme="majorBidi"/>
        </w:rPr>
        <w:t xml:space="preserve"> IEEE Transactions on medical imaging 35.5 (2015): 1170-1181.</w:t>
      </w:r>
    </w:p>
    <w:p w14:paraId="4F048931" w14:textId="70252770" w:rsidR="00513C56" w:rsidRPr="00EA0724" w:rsidRDefault="00513C56" w:rsidP="004853C9">
      <w:pPr>
        <w:pStyle w:val="NormalWeb"/>
        <w:numPr>
          <w:ilvl w:val="0"/>
          <w:numId w:val="2"/>
        </w:numPr>
        <w:shd w:val="clear" w:color="auto" w:fill="FFFFFF" w:themeFill="background1"/>
        <w:spacing w:before="300" w:beforeAutospacing="0" w:after="300" w:afterAutospacing="0"/>
        <w:ind w:left="360"/>
        <w:jc w:val="both"/>
        <w:rPr>
          <w:rFonts w:asciiTheme="majorBidi" w:hAnsiTheme="majorBidi" w:cstheme="majorBidi"/>
        </w:rPr>
      </w:pPr>
      <w:r w:rsidRPr="00EA0724">
        <w:rPr>
          <w:rFonts w:asciiTheme="majorBidi" w:hAnsiTheme="majorBidi" w:cstheme="majorBidi"/>
        </w:rPr>
        <w:t xml:space="preserve">Szegedy, Christian, et al. </w:t>
      </w:r>
      <w:r w:rsidR="00615071" w:rsidRPr="00EA0724">
        <w:rPr>
          <w:rFonts w:asciiTheme="majorBidi" w:hAnsiTheme="majorBidi" w:cstheme="majorBidi"/>
        </w:rPr>
        <w:t>“</w:t>
      </w:r>
      <w:r w:rsidRPr="00EA0724">
        <w:rPr>
          <w:rFonts w:asciiTheme="majorBidi" w:hAnsiTheme="majorBidi" w:cstheme="majorBidi"/>
        </w:rPr>
        <w:t>Going deeper with convolutions.</w:t>
      </w:r>
      <w:r w:rsidR="00615071" w:rsidRPr="00EA0724">
        <w:rPr>
          <w:rFonts w:asciiTheme="majorBidi" w:hAnsiTheme="majorBidi" w:cstheme="majorBidi"/>
        </w:rPr>
        <w:t>”</w:t>
      </w:r>
      <w:r w:rsidRPr="00EA0724">
        <w:rPr>
          <w:rFonts w:asciiTheme="majorBidi" w:hAnsiTheme="majorBidi" w:cstheme="majorBidi"/>
        </w:rPr>
        <w:t xml:space="preserve"> Proceedings of the IEEE conference on computer vision and pattern recognition. 2015.</w:t>
      </w:r>
    </w:p>
    <w:p w14:paraId="7C0FFB48" w14:textId="521ABF5A" w:rsidR="00513C56" w:rsidRPr="00EA0724" w:rsidRDefault="00513C56" w:rsidP="004853C9">
      <w:pPr>
        <w:pStyle w:val="NormalWeb"/>
        <w:numPr>
          <w:ilvl w:val="0"/>
          <w:numId w:val="2"/>
        </w:numPr>
        <w:shd w:val="clear" w:color="auto" w:fill="FFFFFF" w:themeFill="background1"/>
        <w:spacing w:before="300" w:beforeAutospacing="0" w:after="300" w:afterAutospacing="0"/>
        <w:ind w:left="360"/>
        <w:jc w:val="both"/>
        <w:rPr>
          <w:rFonts w:asciiTheme="majorBidi" w:hAnsiTheme="majorBidi" w:cstheme="majorBidi"/>
        </w:rPr>
      </w:pPr>
      <w:r w:rsidRPr="00EA0724">
        <w:rPr>
          <w:rFonts w:asciiTheme="majorBidi" w:hAnsiTheme="majorBidi" w:cstheme="majorBidi"/>
        </w:rPr>
        <w:t xml:space="preserve">Saba, Tanzila, et al. </w:t>
      </w:r>
      <w:r w:rsidR="00615071" w:rsidRPr="00EA0724">
        <w:rPr>
          <w:rFonts w:asciiTheme="majorBidi" w:hAnsiTheme="majorBidi" w:cstheme="majorBidi"/>
        </w:rPr>
        <w:t>“</w:t>
      </w:r>
      <w:r w:rsidRPr="00EA0724">
        <w:rPr>
          <w:rFonts w:asciiTheme="majorBidi" w:hAnsiTheme="majorBidi" w:cstheme="majorBidi"/>
        </w:rPr>
        <w:t>Brain tumor detection using a fusion of handcrafted and deep learning features.</w:t>
      </w:r>
      <w:r w:rsidR="00615071" w:rsidRPr="00EA0724">
        <w:rPr>
          <w:rFonts w:asciiTheme="majorBidi" w:hAnsiTheme="majorBidi" w:cstheme="majorBidi"/>
        </w:rPr>
        <w:t>”</w:t>
      </w:r>
      <w:r w:rsidRPr="00EA0724">
        <w:rPr>
          <w:rFonts w:asciiTheme="majorBidi" w:hAnsiTheme="majorBidi" w:cstheme="majorBidi"/>
        </w:rPr>
        <w:t xml:space="preserve"> Cognitive Systems Research 59 (2020): 221-230.</w:t>
      </w:r>
    </w:p>
    <w:p w14:paraId="0C27FB3C" w14:textId="721214DA" w:rsidR="00513C56" w:rsidRPr="00EA0724" w:rsidRDefault="00513C56" w:rsidP="004853C9">
      <w:pPr>
        <w:pStyle w:val="NormalWeb"/>
        <w:numPr>
          <w:ilvl w:val="0"/>
          <w:numId w:val="2"/>
        </w:numPr>
        <w:shd w:val="clear" w:color="auto" w:fill="FFFFFF" w:themeFill="background1"/>
        <w:spacing w:before="300" w:beforeAutospacing="0" w:after="300" w:afterAutospacing="0"/>
        <w:ind w:left="360"/>
        <w:jc w:val="both"/>
        <w:rPr>
          <w:rFonts w:asciiTheme="majorBidi" w:hAnsiTheme="majorBidi" w:cstheme="majorBidi"/>
        </w:rPr>
      </w:pPr>
      <w:r w:rsidRPr="00EA0724">
        <w:rPr>
          <w:rFonts w:asciiTheme="majorBidi" w:hAnsiTheme="majorBidi" w:cstheme="majorBidi"/>
        </w:rPr>
        <w:t xml:space="preserve">Ejaz, Khurram, et al. </w:t>
      </w:r>
      <w:r w:rsidR="00615071" w:rsidRPr="00EA0724">
        <w:rPr>
          <w:rFonts w:asciiTheme="majorBidi" w:hAnsiTheme="majorBidi" w:cstheme="majorBidi"/>
        </w:rPr>
        <w:t>“</w:t>
      </w:r>
      <w:r w:rsidRPr="00EA0724">
        <w:rPr>
          <w:rFonts w:asciiTheme="majorBidi" w:hAnsiTheme="majorBidi" w:cstheme="majorBidi"/>
        </w:rPr>
        <w:t>An unsupervised learning with feature approach for brain tumor segmentation using magnetic resonance imaging.</w:t>
      </w:r>
      <w:r w:rsidR="00615071" w:rsidRPr="00EA0724">
        <w:rPr>
          <w:rFonts w:asciiTheme="majorBidi" w:hAnsiTheme="majorBidi" w:cstheme="majorBidi"/>
        </w:rPr>
        <w:t>”</w:t>
      </w:r>
      <w:r w:rsidRPr="00EA0724">
        <w:rPr>
          <w:rFonts w:asciiTheme="majorBidi" w:hAnsiTheme="majorBidi" w:cstheme="majorBidi"/>
        </w:rPr>
        <w:t xml:space="preserve"> Proceedings of the 2019 9th International Conference on Bioscience, Biochemistry, and Bioinformatics. 2019.</w:t>
      </w:r>
    </w:p>
    <w:p w14:paraId="74DDECDC" w14:textId="0262D078" w:rsidR="00513C56" w:rsidRPr="00EA0724" w:rsidRDefault="00513C56" w:rsidP="004853C9">
      <w:pPr>
        <w:pStyle w:val="NormalWeb"/>
        <w:numPr>
          <w:ilvl w:val="0"/>
          <w:numId w:val="2"/>
        </w:numPr>
        <w:shd w:val="clear" w:color="auto" w:fill="FFFFFF" w:themeFill="background1"/>
        <w:spacing w:before="300" w:beforeAutospacing="0" w:after="300" w:afterAutospacing="0"/>
        <w:ind w:left="360"/>
        <w:jc w:val="both"/>
        <w:rPr>
          <w:rFonts w:asciiTheme="majorBidi" w:hAnsiTheme="majorBidi" w:cstheme="majorBidi"/>
        </w:rPr>
      </w:pPr>
      <w:r w:rsidRPr="00EA0724">
        <w:rPr>
          <w:rFonts w:asciiTheme="majorBidi" w:hAnsiTheme="majorBidi" w:cstheme="majorBidi"/>
        </w:rPr>
        <w:t>Dua, D. and Graff, C. (2019). UCI Machine Learning Repository [</w:t>
      </w:r>
      <w:hyperlink r:id="rId19" w:tgtFrame="_new" w:history="1">
        <w:r w:rsidRPr="00EA0724">
          <w:t>http://archive.ics.uci.edu/ml</w:t>
        </w:r>
      </w:hyperlink>
      <w:r w:rsidRPr="00EA0724">
        <w:rPr>
          <w:rFonts w:asciiTheme="majorBidi" w:hAnsiTheme="majorBidi" w:cstheme="majorBidi"/>
        </w:rPr>
        <w:t>]. Irvine, CA: University of California, School of Information and Computer Science.</w:t>
      </w:r>
    </w:p>
    <w:p w14:paraId="08114CAE" w14:textId="0F82FA61" w:rsidR="00CE0FBC" w:rsidRPr="00EA0724" w:rsidRDefault="00513C56" w:rsidP="004853C9">
      <w:pPr>
        <w:pStyle w:val="NormalWeb"/>
        <w:numPr>
          <w:ilvl w:val="0"/>
          <w:numId w:val="2"/>
        </w:numPr>
        <w:shd w:val="clear" w:color="auto" w:fill="FFFFFF" w:themeFill="background1"/>
        <w:spacing w:before="300" w:beforeAutospacing="0" w:after="300" w:afterAutospacing="0"/>
        <w:ind w:left="360"/>
        <w:jc w:val="both"/>
        <w:rPr>
          <w:rFonts w:asciiTheme="majorBidi" w:hAnsiTheme="majorBidi" w:cstheme="majorBidi"/>
        </w:rPr>
      </w:pPr>
      <w:r w:rsidRPr="00EA0724">
        <w:rPr>
          <w:rFonts w:asciiTheme="majorBidi" w:hAnsiTheme="majorBidi" w:cstheme="majorBidi"/>
        </w:rPr>
        <w:t xml:space="preserve">Bennett, K. P. </w:t>
      </w:r>
      <w:r w:rsidR="00615071" w:rsidRPr="00EA0724">
        <w:rPr>
          <w:rFonts w:asciiTheme="majorBidi" w:hAnsiTheme="majorBidi" w:cstheme="majorBidi"/>
        </w:rPr>
        <w:t>“</w:t>
      </w:r>
      <w:r w:rsidRPr="00EA0724">
        <w:rPr>
          <w:rFonts w:asciiTheme="majorBidi" w:hAnsiTheme="majorBidi" w:cstheme="majorBidi"/>
        </w:rPr>
        <w:t>Decision Tree Construction Via Linear Programming.</w:t>
      </w:r>
      <w:r w:rsidR="00615071" w:rsidRPr="00EA0724">
        <w:rPr>
          <w:rFonts w:asciiTheme="majorBidi" w:hAnsiTheme="majorBidi" w:cstheme="majorBidi"/>
        </w:rPr>
        <w:t>”</w:t>
      </w:r>
      <w:r w:rsidRPr="00EA0724">
        <w:rPr>
          <w:rFonts w:asciiTheme="majorBidi" w:hAnsiTheme="majorBidi" w:cstheme="majorBidi"/>
        </w:rPr>
        <w:t xml:space="preserve"> Proceedings of the 4th Midwest Artificial Intelligence and Cognitive Science Society, pp. 97-101, 1992.</w:t>
      </w:r>
    </w:p>
    <w:sectPr w:rsidR="00CE0FBC" w:rsidRPr="00EA0724" w:rsidSect="005B3304">
      <w:footerReference w:type="defaul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B722D" w14:textId="77777777" w:rsidR="005B3304" w:rsidRDefault="005B3304" w:rsidP="00A6733B">
      <w:r>
        <w:separator/>
      </w:r>
    </w:p>
  </w:endnote>
  <w:endnote w:type="continuationSeparator" w:id="0">
    <w:p w14:paraId="293DA987" w14:textId="77777777" w:rsidR="005B3304" w:rsidRDefault="005B3304" w:rsidP="00A673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3">
    <w:panose1 w:val="050401020108070707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08DD5F" w14:textId="23C2CF57" w:rsidR="00EE1665" w:rsidRDefault="00EE1665">
    <w:pPr>
      <w:pStyle w:val="Footer"/>
      <w:tabs>
        <w:tab w:val="clear" w:pos="4680"/>
        <w:tab w:val="clear" w:pos="9360"/>
      </w:tabs>
      <w:jc w:val="center"/>
      <w:rPr>
        <w:caps/>
        <w:noProof/>
        <w:color w:val="4472C4" w:themeColor="accent1"/>
      </w:rPr>
    </w:pPr>
  </w:p>
  <w:p w14:paraId="7CE09528" w14:textId="77777777" w:rsidR="00EE1665" w:rsidRDefault="00EE16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80134A" w14:textId="77777777" w:rsidR="005B3304" w:rsidRDefault="005B3304" w:rsidP="00A6733B">
      <w:r>
        <w:separator/>
      </w:r>
    </w:p>
  </w:footnote>
  <w:footnote w:type="continuationSeparator" w:id="0">
    <w:p w14:paraId="052A0230" w14:textId="77777777" w:rsidR="005B3304" w:rsidRDefault="005B3304" w:rsidP="00A673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30367"/>
    <w:multiLevelType w:val="multilevel"/>
    <w:tmpl w:val="7694A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CD7F13"/>
    <w:multiLevelType w:val="hybridMultilevel"/>
    <w:tmpl w:val="A712FA86"/>
    <w:lvl w:ilvl="0" w:tplc="968C215E">
      <w:start w:val="1"/>
      <w:numFmt w:val="bullet"/>
      <w:lvlText w:val=""/>
      <w:lvlJc w:val="left"/>
      <w:pPr>
        <w:tabs>
          <w:tab w:val="num" w:pos="720"/>
        </w:tabs>
        <w:ind w:left="720" w:hanging="360"/>
      </w:pPr>
      <w:rPr>
        <w:rFonts w:ascii="Wingdings 3" w:hAnsi="Wingdings 3" w:hint="default"/>
      </w:rPr>
    </w:lvl>
    <w:lvl w:ilvl="1" w:tplc="7388B982" w:tentative="1">
      <w:start w:val="1"/>
      <w:numFmt w:val="bullet"/>
      <w:lvlText w:val=""/>
      <w:lvlJc w:val="left"/>
      <w:pPr>
        <w:tabs>
          <w:tab w:val="num" w:pos="1440"/>
        </w:tabs>
        <w:ind w:left="1440" w:hanging="360"/>
      </w:pPr>
      <w:rPr>
        <w:rFonts w:ascii="Wingdings 3" w:hAnsi="Wingdings 3" w:hint="default"/>
      </w:rPr>
    </w:lvl>
    <w:lvl w:ilvl="2" w:tplc="3B06DCE8" w:tentative="1">
      <w:start w:val="1"/>
      <w:numFmt w:val="bullet"/>
      <w:lvlText w:val=""/>
      <w:lvlJc w:val="left"/>
      <w:pPr>
        <w:tabs>
          <w:tab w:val="num" w:pos="2160"/>
        </w:tabs>
        <w:ind w:left="2160" w:hanging="360"/>
      </w:pPr>
      <w:rPr>
        <w:rFonts w:ascii="Wingdings 3" w:hAnsi="Wingdings 3" w:hint="default"/>
      </w:rPr>
    </w:lvl>
    <w:lvl w:ilvl="3" w:tplc="63EA91B6" w:tentative="1">
      <w:start w:val="1"/>
      <w:numFmt w:val="bullet"/>
      <w:lvlText w:val=""/>
      <w:lvlJc w:val="left"/>
      <w:pPr>
        <w:tabs>
          <w:tab w:val="num" w:pos="2880"/>
        </w:tabs>
        <w:ind w:left="2880" w:hanging="360"/>
      </w:pPr>
      <w:rPr>
        <w:rFonts w:ascii="Wingdings 3" w:hAnsi="Wingdings 3" w:hint="default"/>
      </w:rPr>
    </w:lvl>
    <w:lvl w:ilvl="4" w:tplc="A1468006" w:tentative="1">
      <w:start w:val="1"/>
      <w:numFmt w:val="bullet"/>
      <w:lvlText w:val=""/>
      <w:lvlJc w:val="left"/>
      <w:pPr>
        <w:tabs>
          <w:tab w:val="num" w:pos="3600"/>
        </w:tabs>
        <w:ind w:left="3600" w:hanging="360"/>
      </w:pPr>
      <w:rPr>
        <w:rFonts w:ascii="Wingdings 3" w:hAnsi="Wingdings 3" w:hint="default"/>
      </w:rPr>
    </w:lvl>
    <w:lvl w:ilvl="5" w:tplc="EF1814B4" w:tentative="1">
      <w:start w:val="1"/>
      <w:numFmt w:val="bullet"/>
      <w:lvlText w:val=""/>
      <w:lvlJc w:val="left"/>
      <w:pPr>
        <w:tabs>
          <w:tab w:val="num" w:pos="4320"/>
        </w:tabs>
        <w:ind w:left="4320" w:hanging="360"/>
      </w:pPr>
      <w:rPr>
        <w:rFonts w:ascii="Wingdings 3" w:hAnsi="Wingdings 3" w:hint="default"/>
      </w:rPr>
    </w:lvl>
    <w:lvl w:ilvl="6" w:tplc="B4F0D4C6" w:tentative="1">
      <w:start w:val="1"/>
      <w:numFmt w:val="bullet"/>
      <w:lvlText w:val=""/>
      <w:lvlJc w:val="left"/>
      <w:pPr>
        <w:tabs>
          <w:tab w:val="num" w:pos="5040"/>
        </w:tabs>
        <w:ind w:left="5040" w:hanging="360"/>
      </w:pPr>
      <w:rPr>
        <w:rFonts w:ascii="Wingdings 3" w:hAnsi="Wingdings 3" w:hint="default"/>
      </w:rPr>
    </w:lvl>
    <w:lvl w:ilvl="7" w:tplc="53E26AB2" w:tentative="1">
      <w:start w:val="1"/>
      <w:numFmt w:val="bullet"/>
      <w:lvlText w:val=""/>
      <w:lvlJc w:val="left"/>
      <w:pPr>
        <w:tabs>
          <w:tab w:val="num" w:pos="5760"/>
        </w:tabs>
        <w:ind w:left="5760" w:hanging="360"/>
      </w:pPr>
      <w:rPr>
        <w:rFonts w:ascii="Wingdings 3" w:hAnsi="Wingdings 3" w:hint="default"/>
      </w:rPr>
    </w:lvl>
    <w:lvl w:ilvl="8" w:tplc="B72ED3D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21BC562A"/>
    <w:multiLevelType w:val="hybridMultilevel"/>
    <w:tmpl w:val="88AA83D4"/>
    <w:lvl w:ilvl="0" w:tplc="C0180784">
      <w:start w:val="1"/>
      <w:numFmt w:val="bullet"/>
      <w:lvlText w:val=""/>
      <w:lvlJc w:val="left"/>
      <w:pPr>
        <w:tabs>
          <w:tab w:val="num" w:pos="720"/>
        </w:tabs>
        <w:ind w:left="720" w:hanging="360"/>
      </w:pPr>
      <w:rPr>
        <w:rFonts w:ascii="Wingdings 3" w:hAnsi="Wingdings 3" w:hint="default"/>
      </w:rPr>
    </w:lvl>
    <w:lvl w:ilvl="1" w:tplc="9F529FBC" w:tentative="1">
      <w:start w:val="1"/>
      <w:numFmt w:val="bullet"/>
      <w:lvlText w:val=""/>
      <w:lvlJc w:val="left"/>
      <w:pPr>
        <w:tabs>
          <w:tab w:val="num" w:pos="1440"/>
        </w:tabs>
        <w:ind w:left="1440" w:hanging="360"/>
      </w:pPr>
      <w:rPr>
        <w:rFonts w:ascii="Wingdings 3" w:hAnsi="Wingdings 3" w:hint="default"/>
      </w:rPr>
    </w:lvl>
    <w:lvl w:ilvl="2" w:tplc="76EA628A" w:tentative="1">
      <w:start w:val="1"/>
      <w:numFmt w:val="bullet"/>
      <w:lvlText w:val=""/>
      <w:lvlJc w:val="left"/>
      <w:pPr>
        <w:tabs>
          <w:tab w:val="num" w:pos="2160"/>
        </w:tabs>
        <w:ind w:left="2160" w:hanging="360"/>
      </w:pPr>
      <w:rPr>
        <w:rFonts w:ascii="Wingdings 3" w:hAnsi="Wingdings 3" w:hint="default"/>
      </w:rPr>
    </w:lvl>
    <w:lvl w:ilvl="3" w:tplc="AA040E5A" w:tentative="1">
      <w:start w:val="1"/>
      <w:numFmt w:val="bullet"/>
      <w:lvlText w:val=""/>
      <w:lvlJc w:val="left"/>
      <w:pPr>
        <w:tabs>
          <w:tab w:val="num" w:pos="2880"/>
        </w:tabs>
        <w:ind w:left="2880" w:hanging="360"/>
      </w:pPr>
      <w:rPr>
        <w:rFonts w:ascii="Wingdings 3" w:hAnsi="Wingdings 3" w:hint="default"/>
      </w:rPr>
    </w:lvl>
    <w:lvl w:ilvl="4" w:tplc="EB86F8FA" w:tentative="1">
      <w:start w:val="1"/>
      <w:numFmt w:val="bullet"/>
      <w:lvlText w:val=""/>
      <w:lvlJc w:val="left"/>
      <w:pPr>
        <w:tabs>
          <w:tab w:val="num" w:pos="3600"/>
        </w:tabs>
        <w:ind w:left="3600" w:hanging="360"/>
      </w:pPr>
      <w:rPr>
        <w:rFonts w:ascii="Wingdings 3" w:hAnsi="Wingdings 3" w:hint="default"/>
      </w:rPr>
    </w:lvl>
    <w:lvl w:ilvl="5" w:tplc="440CD074" w:tentative="1">
      <w:start w:val="1"/>
      <w:numFmt w:val="bullet"/>
      <w:lvlText w:val=""/>
      <w:lvlJc w:val="left"/>
      <w:pPr>
        <w:tabs>
          <w:tab w:val="num" w:pos="4320"/>
        </w:tabs>
        <w:ind w:left="4320" w:hanging="360"/>
      </w:pPr>
      <w:rPr>
        <w:rFonts w:ascii="Wingdings 3" w:hAnsi="Wingdings 3" w:hint="default"/>
      </w:rPr>
    </w:lvl>
    <w:lvl w:ilvl="6" w:tplc="7F20864C" w:tentative="1">
      <w:start w:val="1"/>
      <w:numFmt w:val="bullet"/>
      <w:lvlText w:val=""/>
      <w:lvlJc w:val="left"/>
      <w:pPr>
        <w:tabs>
          <w:tab w:val="num" w:pos="5040"/>
        </w:tabs>
        <w:ind w:left="5040" w:hanging="360"/>
      </w:pPr>
      <w:rPr>
        <w:rFonts w:ascii="Wingdings 3" w:hAnsi="Wingdings 3" w:hint="default"/>
      </w:rPr>
    </w:lvl>
    <w:lvl w:ilvl="7" w:tplc="A78655D2" w:tentative="1">
      <w:start w:val="1"/>
      <w:numFmt w:val="bullet"/>
      <w:lvlText w:val=""/>
      <w:lvlJc w:val="left"/>
      <w:pPr>
        <w:tabs>
          <w:tab w:val="num" w:pos="5760"/>
        </w:tabs>
        <w:ind w:left="5760" w:hanging="360"/>
      </w:pPr>
      <w:rPr>
        <w:rFonts w:ascii="Wingdings 3" w:hAnsi="Wingdings 3" w:hint="default"/>
      </w:rPr>
    </w:lvl>
    <w:lvl w:ilvl="8" w:tplc="ED0A35F8" w:tentative="1">
      <w:start w:val="1"/>
      <w:numFmt w:val="bullet"/>
      <w:lvlText w:val=""/>
      <w:lvlJc w:val="left"/>
      <w:pPr>
        <w:tabs>
          <w:tab w:val="num" w:pos="6480"/>
        </w:tabs>
        <w:ind w:left="6480" w:hanging="360"/>
      </w:pPr>
      <w:rPr>
        <w:rFonts w:ascii="Wingdings 3" w:hAnsi="Wingdings 3" w:hint="default"/>
      </w:rPr>
    </w:lvl>
  </w:abstractNum>
  <w:abstractNum w:abstractNumId="3" w15:restartNumberingAfterBreak="0">
    <w:nsid w:val="6E876EC5"/>
    <w:multiLevelType w:val="hybridMultilevel"/>
    <w:tmpl w:val="A7A60A34"/>
    <w:lvl w:ilvl="0" w:tplc="D1649218">
      <w:start w:val="1"/>
      <w:numFmt w:val="bullet"/>
      <w:lvlText w:val=""/>
      <w:lvlJc w:val="left"/>
      <w:pPr>
        <w:tabs>
          <w:tab w:val="num" w:pos="720"/>
        </w:tabs>
        <w:ind w:left="720" w:hanging="360"/>
      </w:pPr>
      <w:rPr>
        <w:rFonts w:ascii="Wingdings 3" w:hAnsi="Wingdings 3" w:hint="default"/>
      </w:rPr>
    </w:lvl>
    <w:lvl w:ilvl="1" w:tplc="103AD866" w:tentative="1">
      <w:start w:val="1"/>
      <w:numFmt w:val="bullet"/>
      <w:lvlText w:val=""/>
      <w:lvlJc w:val="left"/>
      <w:pPr>
        <w:tabs>
          <w:tab w:val="num" w:pos="1440"/>
        </w:tabs>
        <w:ind w:left="1440" w:hanging="360"/>
      </w:pPr>
      <w:rPr>
        <w:rFonts w:ascii="Wingdings 3" w:hAnsi="Wingdings 3" w:hint="default"/>
      </w:rPr>
    </w:lvl>
    <w:lvl w:ilvl="2" w:tplc="55A2B0C2" w:tentative="1">
      <w:start w:val="1"/>
      <w:numFmt w:val="bullet"/>
      <w:lvlText w:val=""/>
      <w:lvlJc w:val="left"/>
      <w:pPr>
        <w:tabs>
          <w:tab w:val="num" w:pos="2160"/>
        </w:tabs>
        <w:ind w:left="2160" w:hanging="360"/>
      </w:pPr>
      <w:rPr>
        <w:rFonts w:ascii="Wingdings 3" w:hAnsi="Wingdings 3" w:hint="default"/>
      </w:rPr>
    </w:lvl>
    <w:lvl w:ilvl="3" w:tplc="91DACA26" w:tentative="1">
      <w:start w:val="1"/>
      <w:numFmt w:val="bullet"/>
      <w:lvlText w:val=""/>
      <w:lvlJc w:val="left"/>
      <w:pPr>
        <w:tabs>
          <w:tab w:val="num" w:pos="2880"/>
        </w:tabs>
        <w:ind w:left="2880" w:hanging="360"/>
      </w:pPr>
      <w:rPr>
        <w:rFonts w:ascii="Wingdings 3" w:hAnsi="Wingdings 3" w:hint="default"/>
      </w:rPr>
    </w:lvl>
    <w:lvl w:ilvl="4" w:tplc="923ECE8C" w:tentative="1">
      <w:start w:val="1"/>
      <w:numFmt w:val="bullet"/>
      <w:lvlText w:val=""/>
      <w:lvlJc w:val="left"/>
      <w:pPr>
        <w:tabs>
          <w:tab w:val="num" w:pos="3600"/>
        </w:tabs>
        <w:ind w:left="3600" w:hanging="360"/>
      </w:pPr>
      <w:rPr>
        <w:rFonts w:ascii="Wingdings 3" w:hAnsi="Wingdings 3" w:hint="default"/>
      </w:rPr>
    </w:lvl>
    <w:lvl w:ilvl="5" w:tplc="77AC72F8" w:tentative="1">
      <w:start w:val="1"/>
      <w:numFmt w:val="bullet"/>
      <w:lvlText w:val=""/>
      <w:lvlJc w:val="left"/>
      <w:pPr>
        <w:tabs>
          <w:tab w:val="num" w:pos="4320"/>
        </w:tabs>
        <w:ind w:left="4320" w:hanging="360"/>
      </w:pPr>
      <w:rPr>
        <w:rFonts w:ascii="Wingdings 3" w:hAnsi="Wingdings 3" w:hint="default"/>
      </w:rPr>
    </w:lvl>
    <w:lvl w:ilvl="6" w:tplc="EE0E4CA4" w:tentative="1">
      <w:start w:val="1"/>
      <w:numFmt w:val="bullet"/>
      <w:lvlText w:val=""/>
      <w:lvlJc w:val="left"/>
      <w:pPr>
        <w:tabs>
          <w:tab w:val="num" w:pos="5040"/>
        </w:tabs>
        <w:ind w:left="5040" w:hanging="360"/>
      </w:pPr>
      <w:rPr>
        <w:rFonts w:ascii="Wingdings 3" w:hAnsi="Wingdings 3" w:hint="default"/>
      </w:rPr>
    </w:lvl>
    <w:lvl w:ilvl="7" w:tplc="BBC4ED62" w:tentative="1">
      <w:start w:val="1"/>
      <w:numFmt w:val="bullet"/>
      <w:lvlText w:val=""/>
      <w:lvlJc w:val="left"/>
      <w:pPr>
        <w:tabs>
          <w:tab w:val="num" w:pos="5760"/>
        </w:tabs>
        <w:ind w:left="5760" w:hanging="360"/>
      </w:pPr>
      <w:rPr>
        <w:rFonts w:ascii="Wingdings 3" w:hAnsi="Wingdings 3" w:hint="default"/>
      </w:rPr>
    </w:lvl>
    <w:lvl w:ilvl="8" w:tplc="4BEE3B74"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726D1EA3"/>
    <w:multiLevelType w:val="hybridMultilevel"/>
    <w:tmpl w:val="FAA65A7C"/>
    <w:lvl w:ilvl="0" w:tplc="56325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78036256">
    <w:abstractNumId w:val="0"/>
  </w:num>
  <w:num w:numId="2" w16cid:durableId="1346404329">
    <w:abstractNumId w:val="4"/>
  </w:num>
  <w:num w:numId="3" w16cid:durableId="1937589115">
    <w:abstractNumId w:val="2"/>
  </w:num>
  <w:num w:numId="4" w16cid:durableId="1484201995">
    <w:abstractNumId w:val="1"/>
  </w:num>
  <w:num w:numId="5" w16cid:durableId="55752257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dam, Ruthwik">
    <w15:presenceInfo w15:providerId="AD" w15:userId="S::nadam1r@cmich.edu::3947f593-7681-47a8-a630-b02ffcefd9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7EB"/>
    <w:rsid w:val="0000042E"/>
    <w:rsid w:val="00007A4A"/>
    <w:rsid w:val="00017CD8"/>
    <w:rsid w:val="00020757"/>
    <w:rsid w:val="00063DAE"/>
    <w:rsid w:val="00064A35"/>
    <w:rsid w:val="00075969"/>
    <w:rsid w:val="00080788"/>
    <w:rsid w:val="000968ED"/>
    <w:rsid w:val="000A28AA"/>
    <w:rsid w:val="000B0E08"/>
    <w:rsid w:val="000B2E1C"/>
    <w:rsid w:val="000D1679"/>
    <w:rsid w:val="000E7D4A"/>
    <w:rsid w:val="000F4CB9"/>
    <w:rsid w:val="00111CF5"/>
    <w:rsid w:val="00125DD6"/>
    <w:rsid w:val="00125FB0"/>
    <w:rsid w:val="00132CB5"/>
    <w:rsid w:val="001412C7"/>
    <w:rsid w:val="0014518D"/>
    <w:rsid w:val="0014605A"/>
    <w:rsid w:val="001466A0"/>
    <w:rsid w:val="0015219F"/>
    <w:rsid w:val="00171429"/>
    <w:rsid w:val="001720B4"/>
    <w:rsid w:val="0018003F"/>
    <w:rsid w:val="00192C46"/>
    <w:rsid w:val="00193F9E"/>
    <w:rsid w:val="00194FBD"/>
    <w:rsid w:val="001A5437"/>
    <w:rsid w:val="001A54C2"/>
    <w:rsid w:val="001C0130"/>
    <w:rsid w:val="001C1A0D"/>
    <w:rsid w:val="001E5727"/>
    <w:rsid w:val="00210BF8"/>
    <w:rsid w:val="0022205E"/>
    <w:rsid w:val="00223607"/>
    <w:rsid w:val="00232112"/>
    <w:rsid w:val="00232E4A"/>
    <w:rsid w:val="002367F4"/>
    <w:rsid w:val="00242E03"/>
    <w:rsid w:val="00262D2C"/>
    <w:rsid w:val="0028790C"/>
    <w:rsid w:val="00291024"/>
    <w:rsid w:val="002942D4"/>
    <w:rsid w:val="0029473F"/>
    <w:rsid w:val="002A15C2"/>
    <w:rsid w:val="002A4546"/>
    <w:rsid w:val="002B0227"/>
    <w:rsid w:val="002D6FA1"/>
    <w:rsid w:val="002D73EE"/>
    <w:rsid w:val="002E3C96"/>
    <w:rsid w:val="002E41C3"/>
    <w:rsid w:val="002E76A2"/>
    <w:rsid w:val="002F1189"/>
    <w:rsid w:val="003002C5"/>
    <w:rsid w:val="003123C7"/>
    <w:rsid w:val="00312773"/>
    <w:rsid w:val="00330490"/>
    <w:rsid w:val="003329BA"/>
    <w:rsid w:val="00343087"/>
    <w:rsid w:val="00345C2D"/>
    <w:rsid w:val="0035565A"/>
    <w:rsid w:val="003616E9"/>
    <w:rsid w:val="00364341"/>
    <w:rsid w:val="003843BE"/>
    <w:rsid w:val="00387926"/>
    <w:rsid w:val="00397160"/>
    <w:rsid w:val="00397308"/>
    <w:rsid w:val="003A17E9"/>
    <w:rsid w:val="003A6F04"/>
    <w:rsid w:val="003B6914"/>
    <w:rsid w:val="003B6E5B"/>
    <w:rsid w:val="003C199B"/>
    <w:rsid w:val="003C6D30"/>
    <w:rsid w:val="003D0E46"/>
    <w:rsid w:val="003E0CC2"/>
    <w:rsid w:val="003E27EB"/>
    <w:rsid w:val="003F2B27"/>
    <w:rsid w:val="00404AB9"/>
    <w:rsid w:val="00406F1D"/>
    <w:rsid w:val="00421637"/>
    <w:rsid w:val="00425A12"/>
    <w:rsid w:val="00436833"/>
    <w:rsid w:val="00445EC5"/>
    <w:rsid w:val="0045395F"/>
    <w:rsid w:val="00456A79"/>
    <w:rsid w:val="00457A90"/>
    <w:rsid w:val="00467C35"/>
    <w:rsid w:val="00467D82"/>
    <w:rsid w:val="00471920"/>
    <w:rsid w:val="00474789"/>
    <w:rsid w:val="004813C1"/>
    <w:rsid w:val="0048232F"/>
    <w:rsid w:val="004853C9"/>
    <w:rsid w:val="004878C1"/>
    <w:rsid w:val="00487A7B"/>
    <w:rsid w:val="004A76B5"/>
    <w:rsid w:val="004B21DB"/>
    <w:rsid w:val="004C45A1"/>
    <w:rsid w:val="004D0713"/>
    <w:rsid w:val="004D64F8"/>
    <w:rsid w:val="004E3042"/>
    <w:rsid w:val="004E7358"/>
    <w:rsid w:val="00503418"/>
    <w:rsid w:val="00510142"/>
    <w:rsid w:val="00513C56"/>
    <w:rsid w:val="005178FE"/>
    <w:rsid w:val="005227BE"/>
    <w:rsid w:val="005305CD"/>
    <w:rsid w:val="005360D1"/>
    <w:rsid w:val="00541C74"/>
    <w:rsid w:val="00542845"/>
    <w:rsid w:val="00551565"/>
    <w:rsid w:val="00565E69"/>
    <w:rsid w:val="00567BDF"/>
    <w:rsid w:val="00580178"/>
    <w:rsid w:val="0058591F"/>
    <w:rsid w:val="005941D3"/>
    <w:rsid w:val="005A1512"/>
    <w:rsid w:val="005B3304"/>
    <w:rsid w:val="005C4CB4"/>
    <w:rsid w:val="005D59FB"/>
    <w:rsid w:val="005E329F"/>
    <w:rsid w:val="005E3BEF"/>
    <w:rsid w:val="005E4FAC"/>
    <w:rsid w:val="005F62E1"/>
    <w:rsid w:val="00604655"/>
    <w:rsid w:val="00605150"/>
    <w:rsid w:val="0061010A"/>
    <w:rsid w:val="00615071"/>
    <w:rsid w:val="00615934"/>
    <w:rsid w:val="00615A64"/>
    <w:rsid w:val="00625B6D"/>
    <w:rsid w:val="00631C61"/>
    <w:rsid w:val="00637F38"/>
    <w:rsid w:val="00666DB7"/>
    <w:rsid w:val="00671766"/>
    <w:rsid w:val="00671873"/>
    <w:rsid w:val="0069256C"/>
    <w:rsid w:val="006B4345"/>
    <w:rsid w:val="006D370A"/>
    <w:rsid w:val="006F631C"/>
    <w:rsid w:val="00701284"/>
    <w:rsid w:val="00715773"/>
    <w:rsid w:val="0073215E"/>
    <w:rsid w:val="007362EE"/>
    <w:rsid w:val="00744F92"/>
    <w:rsid w:val="0076508F"/>
    <w:rsid w:val="007844EE"/>
    <w:rsid w:val="00793734"/>
    <w:rsid w:val="007D0552"/>
    <w:rsid w:val="007D4D45"/>
    <w:rsid w:val="007E7642"/>
    <w:rsid w:val="00800FCD"/>
    <w:rsid w:val="00801115"/>
    <w:rsid w:val="00807493"/>
    <w:rsid w:val="00807982"/>
    <w:rsid w:val="008139B6"/>
    <w:rsid w:val="00815729"/>
    <w:rsid w:val="00821149"/>
    <w:rsid w:val="0082328C"/>
    <w:rsid w:val="00826E4F"/>
    <w:rsid w:val="008305DB"/>
    <w:rsid w:val="0083307E"/>
    <w:rsid w:val="0084125E"/>
    <w:rsid w:val="008612A9"/>
    <w:rsid w:val="00863FAF"/>
    <w:rsid w:val="00887762"/>
    <w:rsid w:val="008A42F2"/>
    <w:rsid w:val="008A7D91"/>
    <w:rsid w:val="008B6AE2"/>
    <w:rsid w:val="00922348"/>
    <w:rsid w:val="00930B5B"/>
    <w:rsid w:val="00933810"/>
    <w:rsid w:val="0095029C"/>
    <w:rsid w:val="00976BA1"/>
    <w:rsid w:val="009B19CB"/>
    <w:rsid w:val="009D05E9"/>
    <w:rsid w:val="009F28B6"/>
    <w:rsid w:val="00A009B0"/>
    <w:rsid w:val="00A01CE4"/>
    <w:rsid w:val="00A14B2E"/>
    <w:rsid w:val="00A31CAC"/>
    <w:rsid w:val="00A32249"/>
    <w:rsid w:val="00A6733B"/>
    <w:rsid w:val="00A7327A"/>
    <w:rsid w:val="00A7417F"/>
    <w:rsid w:val="00A84B6C"/>
    <w:rsid w:val="00A96B51"/>
    <w:rsid w:val="00AA4A3C"/>
    <w:rsid w:val="00AB0033"/>
    <w:rsid w:val="00AB2742"/>
    <w:rsid w:val="00AB57F9"/>
    <w:rsid w:val="00AB67FB"/>
    <w:rsid w:val="00AC7BB9"/>
    <w:rsid w:val="00B12353"/>
    <w:rsid w:val="00B26785"/>
    <w:rsid w:val="00B50725"/>
    <w:rsid w:val="00B50AD6"/>
    <w:rsid w:val="00B52719"/>
    <w:rsid w:val="00B52EDB"/>
    <w:rsid w:val="00B55AFF"/>
    <w:rsid w:val="00B56787"/>
    <w:rsid w:val="00B91036"/>
    <w:rsid w:val="00B943F5"/>
    <w:rsid w:val="00BB3577"/>
    <w:rsid w:val="00BC20BA"/>
    <w:rsid w:val="00BD3269"/>
    <w:rsid w:val="00BF1EE3"/>
    <w:rsid w:val="00BF726E"/>
    <w:rsid w:val="00C008A0"/>
    <w:rsid w:val="00C02729"/>
    <w:rsid w:val="00C02919"/>
    <w:rsid w:val="00C06633"/>
    <w:rsid w:val="00C11061"/>
    <w:rsid w:val="00C14779"/>
    <w:rsid w:val="00C30BFF"/>
    <w:rsid w:val="00C53798"/>
    <w:rsid w:val="00C5708B"/>
    <w:rsid w:val="00C71FD7"/>
    <w:rsid w:val="00C77E85"/>
    <w:rsid w:val="00C920CC"/>
    <w:rsid w:val="00CA21F0"/>
    <w:rsid w:val="00CA5E88"/>
    <w:rsid w:val="00CA60AF"/>
    <w:rsid w:val="00CB115C"/>
    <w:rsid w:val="00CB1C9D"/>
    <w:rsid w:val="00CB66C5"/>
    <w:rsid w:val="00CC29FD"/>
    <w:rsid w:val="00CC35F2"/>
    <w:rsid w:val="00CC3C1F"/>
    <w:rsid w:val="00CC4048"/>
    <w:rsid w:val="00CD7265"/>
    <w:rsid w:val="00CE0FBC"/>
    <w:rsid w:val="00CF455D"/>
    <w:rsid w:val="00D0007F"/>
    <w:rsid w:val="00D109C1"/>
    <w:rsid w:val="00D25386"/>
    <w:rsid w:val="00D354E0"/>
    <w:rsid w:val="00D37B11"/>
    <w:rsid w:val="00D45774"/>
    <w:rsid w:val="00D45E2F"/>
    <w:rsid w:val="00D53386"/>
    <w:rsid w:val="00D73529"/>
    <w:rsid w:val="00D74163"/>
    <w:rsid w:val="00D74B60"/>
    <w:rsid w:val="00D7794A"/>
    <w:rsid w:val="00D821FF"/>
    <w:rsid w:val="00D827AC"/>
    <w:rsid w:val="00D928FD"/>
    <w:rsid w:val="00DC07EA"/>
    <w:rsid w:val="00DC5073"/>
    <w:rsid w:val="00DC592C"/>
    <w:rsid w:val="00DD2461"/>
    <w:rsid w:val="00DD2CE5"/>
    <w:rsid w:val="00DD3EC4"/>
    <w:rsid w:val="00DD7C8A"/>
    <w:rsid w:val="00DE0B9A"/>
    <w:rsid w:val="00DF31B3"/>
    <w:rsid w:val="00E066A8"/>
    <w:rsid w:val="00E13784"/>
    <w:rsid w:val="00E23FE9"/>
    <w:rsid w:val="00E37622"/>
    <w:rsid w:val="00E37850"/>
    <w:rsid w:val="00E407AC"/>
    <w:rsid w:val="00E41187"/>
    <w:rsid w:val="00E5437A"/>
    <w:rsid w:val="00E66933"/>
    <w:rsid w:val="00E75FC7"/>
    <w:rsid w:val="00E825B8"/>
    <w:rsid w:val="00E86BB4"/>
    <w:rsid w:val="00E92C5E"/>
    <w:rsid w:val="00EA0724"/>
    <w:rsid w:val="00EB288B"/>
    <w:rsid w:val="00EC2B3D"/>
    <w:rsid w:val="00ED5DC7"/>
    <w:rsid w:val="00EE1665"/>
    <w:rsid w:val="00EE3528"/>
    <w:rsid w:val="00EE7364"/>
    <w:rsid w:val="00EF414E"/>
    <w:rsid w:val="00EF4BE9"/>
    <w:rsid w:val="00EF5269"/>
    <w:rsid w:val="00F07822"/>
    <w:rsid w:val="00F43E18"/>
    <w:rsid w:val="00F47891"/>
    <w:rsid w:val="00F503EF"/>
    <w:rsid w:val="00F7579D"/>
    <w:rsid w:val="00F76067"/>
    <w:rsid w:val="00F835BB"/>
    <w:rsid w:val="00F85916"/>
    <w:rsid w:val="00FA079C"/>
    <w:rsid w:val="00FA3754"/>
    <w:rsid w:val="00FA6E7A"/>
    <w:rsid w:val="00FB14C3"/>
    <w:rsid w:val="00FB1B32"/>
    <w:rsid w:val="00FB28BA"/>
    <w:rsid w:val="00FB440D"/>
    <w:rsid w:val="00FC03AB"/>
    <w:rsid w:val="00FC4803"/>
    <w:rsid w:val="00FD2B66"/>
    <w:rsid w:val="00FF7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7A2E0"/>
  <w15:chartTrackingRefBased/>
  <w15:docId w15:val="{36E07348-1ACD-0048-8111-2A5DF551E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E27E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E27E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E27EB"/>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E27EB"/>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E27EB"/>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E27E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E27E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E27E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E27E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27EB"/>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3E27E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E27EB"/>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E27EB"/>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E27EB"/>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E27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E27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E27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E27EB"/>
    <w:rPr>
      <w:rFonts w:eastAsiaTheme="majorEastAsia" w:cstheme="majorBidi"/>
      <w:color w:val="272727" w:themeColor="text1" w:themeTint="D8"/>
    </w:rPr>
  </w:style>
  <w:style w:type="paragraph" w:styleId="Title">
    <w:name w:val="Title"/>
    <w:basedOn w:val="Normal"/>
    <w:next w:val="Normal"/>
    <w:link w:val="TitleChar"/>
    <w:uiPriority w:val="10"/>
    <w:qFormat/>
    <w:rsid w:val="003E27E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E27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27E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E27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E27E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E27EB"/>
    <w:rPr>
      <w:i/>
      <w:iCs/>
      <w:color w:val="404040" w:themeColor="text1" w:themeTint="BF"/>
    </w:rPr>
  </w:style>
  <w:style w:type="paragraph" w:styleId="ListParagraph">
    <w:name w:val="List Paragraph"/>
    <w:basedOn w:val="Normal"/>
    <w:uiPriority w:val="34"/>
    <w:qFormat/>
    <w:rsid w:val="003E27EB"/>
    <w:pPr>
      <w:ind w:left="720"/>
      <w:contextualSpacing/>
    </w:pPr>
  </w:style>
  <w:style w:type="character" w:styleId="IntenseEmphasis">
    <w:name w:val="Intense Emphasis"/>
    <w:basedOn w:val="DefaultParagraphFont"/>
    <w:uiPriority w:val="21"/>
    <w:qFormat/>
    <w:rsid w:val="003E27EB"/>
    <w:rPr>
      <w:i/>
      <w:iCs/>
      <w:color w:val="2F5496" w:themeColor="accent1" w:themeShade="BF"/>
    </w:rPr>
  </w:style>
  <w:style w:type="paragraph" w:styleId="IntenseQuote">
    <w:name w:val="Intense Quote"/>
    <w:basedOn w:val="Normal"/>
    <w:next w:val="Normal"/>
    <w:link w:val="IntenseQuoteChar"/>
    <w:uiPriority w:val="30"/>
    <w:qFormat/>
    <w:rsid w:val="003E27E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E27EB"/>
    <w:rPr>
      <w:i/>
      <w:iCs/>
      <w:color w:val="2F5496" w:themeColor="accent1" w:themeShade="BF"/>
    </w:rPr>
  </w:style>
  <w:style w:type="character" w:styleId="IntenseReference">
    <w:name w:val="Intense Reference"/>
    <w:basedOn w:val="DefaultParagraphFont"/>
    <w:uiPriority w:val="32"/>
    <w:qFormat/>
    <w:rsid w:val="003E27EB"/>
    <w:rPr>
      <w:b/>
      <w:bCs/>
      <w:smallCaps/>
      <w:color w:val="2F5496" w:themeColor="accent1" w:themeShade="BF"/>
      <w:spacing w:val="5"/>
    </w:rPr>
  </w:style>
  <w:style w:type="paragraph" w:styleId="NormalWeb">
    <w:name w:val="Normal (Web)"/>
    <w:basedOn w:val="Normal"/>
    <w:uiPriority w:val="99"/>
    <w:unhideWhenUsed/>
    <w:rsid w:val="00513C56"/>
    <w:pPr>
      <w:spacing w:before="100" w:beforeAutospacing="1" w:after="100" w:afterAutospacing="1"/>
    </w:pPr>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A6733B"/>
    <w:pPr>
      <w:tabs>
        <w:tab w:val="center" w:pos="4680"/>
        <w:tab w:val="right" w:pos="9360"/>
      </w:tabs>
    </w:pPr>
  </w:style>
  <w:style w:type="character" w:customStyle="1" w:styleId="FooterChar">
    <w:name w:val="Footer Char"/>
    <w:basedOn w:val="DefaultParagraphFont"/>
    <w:link w:val="Footer"/>
    <w:uiPriority w:val="99"/>
    <w:rsid w:val="00A6733B"/>
  </w:style>
  <w:style w:type="character" w:styleId="PageNumber">
    <w:name w:val="page number"/>
    <w:basedOn w:val="DefaultParagraphFont"/>
    <w:uiPriority w:val="99"/>
    <w:semiHidden/>
    <w:unhideWhenUsed/>
    <w:rsid w:val="00A6733B"/>
  </w:style>
  <w:style w:type="paragraph" w:styleId="Header">
    <w:name w:val="header"/>
    <w:basedOn w:val="Normal"/>
    <w:link w:val="HeaderChar"/>
    <w:uiPriority w:val="99"/>
    <w:unhideWhenUsed/>
    <w:rsid w:val="00A6733B"/>
    <w:pPr>
      <w:tabs>
        <w:tab w:val="center" w:pos="4680"/>
        <w:tab w:val="right" w:pos="9360"/>
      </w:tabs>
    </w:pPr>
  </w:style>
  <w:style w:type="character" w:customStyle="1" w:styleId="HeaderChar">
    <w:name w:val="Header Char"/>
    <w:basedOn w:val="DefaultParagraphFont"/>
    <w:link w:val="Header"/>
    <w:uiPriority w:val="99"/>
    <w:rsid w:val="00A6733B"/>
  </w:style>
  <w:style w:type="paragraph" w:customStyle="1" w:styleId="Style1">
    <w:name w:val="Style1"/>
    <w:basedOn w:val="Heading1"/>
    <w:qFormat/>
    <w:rsid w:val="006B4345"/>
    <w:rPr>
      <w:b/>
      <w:u w:val="single"/>
    </w:rPr>
  </w:style>
  <w:style w:type="paragraph" w:styleId="TOCHeading">
    <w:name w:val="TOC Heading"/>
    <w:basedOn w:val="Heading1"/>
    <w:next w:val="Normal"/>
    <w:uiPriority w:val="39"/>
    <w:unhideWhenUsed/>
    <w:qFormat/>
    <w:rsid w:val="006B4345"/>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6B4345"/>
    <w:pPr>
      <w:spacing w:before="120"/>
    </w:pPr>
    <w:rPr>
      <w:rFonts w:cstheme="minorHAnsi"/>
      <w:b/>
      <w:bCs/>
      <w:i/>
      <w:iCs/>
    </w:rPr>
  </w:style>
  <w:style w:type="paragraph" w:styleId="TOC2">
    <w:name w:val="toc 2"/>
    <w:basedOn w:val="Normal"/>
    <w:next w:val="Normal"/>
    <w:autoRedefine/>
    <w:uiPriority w:val="39"/>
    <w:unhideWhenUsed/>
    <w:rsid w:val="006B4345"/>
    <w:pPr>
      <w:spacing w:before="120"/>
      <w:ind w:left="240"/>
    </w:pPr>
    <w:rPr>
      <w:rFonts w:cstheme="minorHAnsi"/>
      <w:b/>
      <w:bCs/>
      <w:sz w:val="22"/>
      <w:szCs w:val="22"/>
    </w:rPr>
  </w:style>
  <w:style w:type="character" w:styleId="Hyperlink">
    <w:name w:val="Hyperlink"/>
    <w:basedOn w:val="DefaultParagraphFont"/>
    <w:uiPriority w:val="99"/>
    <w:unhideWhenUsed/>
    <w:rsid w:val="006B4345"/>
    <w:rPr>
      <w:color w:val="0563C1" w:themeColor="hyperlink"/>
      <w:u w:val="single"/>
    </w:rPr>
  </w:style>
  <w:style w:type="paragraph" w:styleId="TOC3">
    <w:name w:val="toc 3"/>
    <w:basedOn w:val="Normal"/>
    <w:next w:val="Normal"/>
    <w:autoRedefine/>
    <w:uiPriority w:val="39"/>
    <w:semiHidden/>
    <w:unhideWhenUsed/>
    <w:rsid w:val="006B4345"/>
    <w:pPr>
      <w:ind w:left="480"/>
    </w:pPr>
    <w:rPr>
      <w:rFonts w:cstheme="minorHAnsi"/>
      <w:sz w:val="20"/>
      <w:szCs w:val="20"/>
    </w:rPr>
  </w:style>
  <w:style w:type="paragraph" w:styleId="TOC4">
    <w:name w:val="toc 4"/>
    <w:basedOn w:val="Normal"/>
    <w:next w:val="Normal"/>
    <w:autoRedefine/>
    <w:uiPriority w:val="39"/>
    <w:semiHidden/>
    <w:unhideWhenUsed/>
    <w:rsid w:val="006B4345"/>
    <w:pPr>
      <w:ind w:left="720"/>
    </w:pPr>
    <w:rPr>
      <w:rFonts w:cstheme="minorHAnsi"/>
      <w:sz w:val="20"/>
      <w:szCs w:val="20"/>
    </w:rPr>
  </w:style>
  <w:style w:type="paragraph" w:styleId="TOC5">
    <w:name w:val="toc 5"/>
    <w:basedOn w:val="Normal"/>
    <w:next w:val="Normal"/>
    <w:autoRedefine/>
    <w:uiPriority w:val="39"/>
    <w:semiHidden/>
    <w:unhideWhenUsed/>
    <w:rsid w:val="006B4345"/>
    <w:pPr>
      <w:ind w:left="960"/>
    </w:pPr>
    <w:rPr>
      <w:rFonts w:cstheme="minorHAnsi"/>
      <w:sz w:val="20"/>
      <w:szCs w:val="20"/>
    </w:rPr>
  </w:style>
  <w:style w:type="paragraph" w:styleId="TOC6">
    <w:name w:val="toc 6"/>
    <w:basedOn w:val="Normal"/>
    <w:next w:val="Normal"/>
    <w:autoRedefine/>
    <w:uiPriority w:val="39"/>
    <w:semiHidden/>
    <w:unhideWhenUsed/>
    <w:rsid w:val="006B4345"/>
    <w:pPr>
      <w:ind w:left="1200"/>
    </w:pPr>
    <w:rPr>
      <w:rFonts w:cstheme="minorHAnsi"/>
      <w:sz w:val="20"/>
      <w:szCs w:val="20"/>
    </w:rPr>
  </w:style>
  <w:style w:type="paragraph" w:styleId="TOC7">
    <w:name w:val="toc 7"/>
    <w:basedOn w:val="Normal"/>
    <w:next w:val="Normal"/>
    <w:autoRedefine/>
    <w:uiPriority w:val="39"/>
    <w:semiHidden/>
    <w:unhideWhenUsed/>
    <w:rsid w:val="006B4345"/>
    <w:pPr>
      <w:ind w:left="1440"/>
    </w:pPr>
    <w:rPr>
      <w:rFonts w:cstheme="minorHAnsi"/>
      <w:sz w:val="20"/>
      <w:szCs w:val="20"/>
    </w:rPr>
  </w:style>
  <w:style w:type="paragraph" w:styleId="TOC8">
    <w:name w:val="toc 8"/>
    <w:basedOn w:val="Normal"/>
    <w:next w:val="Normal"/>
    <w:autoRedefine/>
    <w:uiPriority w:val="39"/>
    <w:semiHidden/>
    <w:unhideWhenUsed/>
    <w:rsid w:val="006B4345"/>
    <w:pPr>
      <w:ind w:left="1680"/>
    </w:pPr>
    <w:rPr>
      <w:rFonts w:cstheme="minorHAnsi"/>
      <w:sz w:val="20"/>
      <w:szCs w:val="20"/>
    </w:rPr>
  </w:style>
  <w:style w:type="paragraph" w:styleId="TOC9">
    <w:name w:val="toc 9"/>
    <w:basedOn w:val="Normal"/>
    <w:next w:val="Normal"/>
    <w:autoRedefine/>
    <w:uiPriority w:val="39"/>
    <w:semiHidden/>
    <w:unhideWhenUsed/>
    <w:rsid w:val="006B4345"/>
    <w:pPr>
      <w:ind w:left="1920"/>
    </w:pPr>
    <w:rPr>
      <w:rFonts w:cstheme="minorHAnsi"/>
      <w:sz w:val="20"/>
      <w:szCs w:val="20"/>
    </w:rPr>
  </w:style>
  <w:style w:type="paragraph" w:styleId="Revision">
    <w:name w:val="Revision"/>
    <w:hidden/>
    <w:uiPriority w:val="99"/>
    <w:semiHidden/>
    <w:rsid w:val="001A5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21747">
      <w:bodyDiv w:val="1"/>
      <w:marLeft w:val="0"/>
      <w:marRight w:val="0"/>
      <w:marTop w:val="0"/>
      <w:marBottom w:val="0"/>
      <w:divBdr>
        <w:top w:val="none" w:sz="0" w:space="0" w:color="auto"/>
        <w:left w:val="none" w:sz="0" w:space="0" w:color="auto"/>
        <w:bottom w:val="none" w:sz="0" w:space="0" w:color="auto"/>
        <w:right w:val="none" w:sz="0" w:space="0" w:color="auto"/>
      </w:divBdr>
    </w:div>
    <w:div w:id="275258955">
      <w:bodyDiv w:val="1"/>
      <w:marLeft w:val="0"/>
      <w:marRight w:val="0"/>
      <w:marTop w:val="0"/>
      <w:marBottom w:val="0"/>
      <w:divBdr>
        <w:top w:val="none" w:sz="0" w:space="0" w:color="auto"/>
        <w:left w:val="none" w:sz="0" w:space="0" w:color="auto"/>
        <w:bottom w:val="none" w:sz="0" w:space="0" w:color="auto"/>
        <w:right w:val="none" w:sz="0" w:space="0" w:color="auto"/>
      </w:divBdr>
    </w:div>
    <w:div w:id="347604001">
      <w:bodyDiv w:val="1"/>
      <w:marLeft w:val="0"/>
      <w:marRight w:val="0"/>
      <w:marTop w:val="0"/>
      <w:marBottom w:val="0"/>
      <w:divBdr>
        <w:top w:val="none" w:sz="0" w:space="0" w:color="auto"/>
        <w:left w:val="none" w:sz="0" w:space="0" w:color="auto"/>
        <w:bottom w:val="none" w:sz="0" w:space="0" w:color="auto"/>
        <w:right w:val="none" w:sz="0" w:space="0" w:color="auto"/>
      </w:divBdr>
    </w:div>
    <w:div w:id="448356480">
      <w:bodyDiv w:val="1"/>
      <w:marLeft w:val="0"/>
      <w:marRight w:val="0"/>
      <w:marTop w:val="0"/>
      <w:marBottom w:val="0"/>
      <w:divBdr>
        <w:top w:val="none" w:sz="0" w:space="0" w:color="auto"/>
        <w:left w:val="none" w:sz="0" w:space="0" w:color="auto"/>
        <w:bottom w:val="none" w:sz="0" w:space="0" w:color="auto"/>
        <w:right w:val="none" w:sz="0" w:space="0" w:color="auto"/>
      </w:divBdr>
    </w:div>
    <w:div w:id="451442613">
      <w:bodyDiv w:val="1"/>
      <w:marLeft w:val="0"/>
      <w:marRight w:val="0"/>
      <w:marTop w:val="0"/>
      <w:marBottom w:val="0"/>
      <w:divBdr>
        <w:top w:val="none" w:sz="0" w:space="0" w:color="auto"/>
        <w:left w:val="none" w:sz="0" w:space="0" w:color="auto"/>
        <w:bottom w:val="none" w:sz="0" w:space="0" w:color="auto"/>
        <w:right w:val="none" w:sz="0" w:space="0" w:color="auto"/>
      </w:divBdr>
    </w:div>
    <w:div w:id="555972365">
      <w:bodyDiv w:val="1"/>
      <w:marLeft w:val="0"/>
      <w:marRight w:val="0"/>
      <w:marTop w:val="0"/>
      <w:marBottom w:val="0"/>
      <w:divBdr>
        <w:top w:val="none" w:sz="0" w:space="0" w:color="auto"/>
        <w:left w:val="none" w:sz="0" w:space="0" w:color="auto"/>
        <w:bottom w:val="none" w:sz="0" w:space="0" w:color="auto"/>
        <w:right w:val="none" w:sz="0" w:space="0" w:color="auto"/>
      </w:divBdr>
    </w:div>
    <w:div w:id="569852073">
      <w:bodyDiv w:val="1"/>
      <w:marLeft w:val="0"/>
      <w:marRight w:val="0"/>
      <w:marTop w:val="0"/>
      <w:marBottom w:val="0"/>
      <w:divBdr>
        <w:top w:val="none" w:sz="0" w:space="0" w:color="auto"/>
        <w:left w:val="none" w:sz="0" w:space="0" w:color="auto"/>
        <w:bottom w:val="none" w:sz="0" w:space="0" w:color="auto"/>
        <w:right w:val="none" w:sz="0" w:space="0" w:color="auto"/>
      </w:divBdr>
    </w:div>
    <w:div w:id="601227720">
      <w:bodyDiv w:val="1"/>
      <w:marLeft w:val="0"/>
      <w:marRight w:val="0"/>
      <w:marTop w:val="0"/>
      <w:marBottom w:val="0"/>
      <w:divBdr>
        <w:top w:val="none" w:sz="0" w:space="0" w:color="auto"/>
        <w:left w:val="none" w:sz="0" w:space="0" w:color="auto"/>
        <w:bottom w:val="none" w:sz="0" w:space="0" w:color="auto"/>
        <w:right w:val="none" w:sz="0" w:space="0" w:color="auto"/>
      </w:divBdr>
      <w:divsChild>
        <w:div w:id="813067544">
          <w:marLeft w:val="0"/>
          <w:marRight w:val="0"/>
          <w:marTop w:val="0"/>
          <w:marBottom w:val="0"/>
          <w:divBdr>
            <w:top w:val="single" w:sz="2" w:space="0" w:color="E3E3E3"/>
            <w:left w:val="single" w:sz="2" w:space="0" w:color="E3E3E3"/>
            <w:bottom w:val="single" w:sz="2" w:space="0" w:color="E3E3E3"/>
            <w:right w:val="single" w:sz="2" w:space="0" w:color="E3E3E3"/>
          </w:divBdr>
          <w:divsChild>
            <w:div w:id="446851187">
              <w:marLeft w:val="0"/>
              <w:marRight w:val="0"/>
              <w:marTop w:val="0"/>
              <w:marBottom w:val="0"/>
              <w:divBdr>
                <w:top w:val="single" w:sz="2" w:space="0" w:color="E3E3E3"/>
                <w:left w:val="single" w:sz="2" w:space="0" w:color="E3E3E3"/>
                <w:bottom w:val="single" w:sz="2" w:space="0" w:color="E3E3E3"/>
                <w:right w:val="single" w:sz="2" w:space="0" w:color="E3E3E3"/>
              </w:divBdr>
              <w:divsChild>
                <w:div w:id="1459757099">
                  <w:marLeft w:val="0"/>
                  <w:marRight w:val="0"/>
                  <w:marTop w:val="0"/>
                  <w:marBottom w:val="0"/>
                  <w:divBdr>
                    <w:top w:val="single" w:sz="2" w:space="0" w:color="E3E3E3"/>
                    <w:left w:val="single" w:sz="2" w:space="0" w:color="E3E3E3"/>
                    <w:bottom w:val="single" w:sz="2" w:space="0" w:color="E3E3E3"/>
                    <w:right w:val="single" w:sz="2" w:space="0" w:color="E3E3E3"/>
                  </w:divBdr>
                  <w:divsChild>
                    <w:div w:id="1105542327">
                      <w:marLeft w:val="0"/>
                      <w:marRight w:val="0"/>
                      <w:marTop w:val="0"/>
                      <w:marBottom w:val="0"/>
                      <w:divBdr>
                        <w:top w:val="single" w:sz="2" w:space="0" w:color="E3E3E3"/>
                        <w:left w:val="single" w:sz="2" w:space="0" w:color="E3E3E3"/>
                        <w:bottom w:val="single" w:sz="2" w:space="0" w:color="E3E3E3"/>
                        <w:right w:val="single" w:sz="2" w:space="0" w:color="E3E3E3"/>
                      </w:divBdr>
                      <w:divsChild>
                        <w:div w:id="210192551">
                          <w:marLeft w:val="0"/>
                          <w:marRight w:val="0"/>
                          <w:marTop w:val="0"/>
                          <w:marBottom w:val="0"/>
                          <w:divBdr>
                            <w:top w:val="single" w:sz="2" w:space="0" w:color="E3E3E3"/>
                            <w:left w:val="single" w:sz="2" w:space="0" w:color="E3E3E3"/>
                            <w:bottom w:val="single" w:sz="2" w:space="0" w:color="E3E3E3"/>
                            <w:right w:val="single" w:sz="2" w:space="0" w:color="E3E3E3"/>
                          </w:divBdr>
                          <w:divsChild>
                            <w:div w:id="1598903145">
                              <w:marLeft w:val="0"/>
                              <w:marRight w:val="0"/>
                              <w:marTop w:val="0"/>
                              <w:marBottom w:val="0"/>
                              <w:divBdr>
                                <w:top w:val="single" w:sz="2" w:space="0" w:color="E3E3E3"/>
                                <w:left w:val="single" w:sz="2" w:space="0" w:color="E3E3E3"/>
                                <w:bottom w:val="single" w:sz="2" w:space="0" w:color="E3E3E3"/>
                                <w:right w:val="single" w:sz="2" w:space="0" w:color="E3E3E3"/>
                              </w:divBdr>
                              <w:divsChild>
                                <w:div w:id="560286711">
                                  <w:marLeft w:val="0"/>
                                  <w:marRight w:val="0"/>
                                  <w:marTop w:val="100"/>
                                  <w:marBottom w:val="100"/>
                                  <w:divBdr>
                                    <w:top w:val="single" w:sz="2" w:space="0" w:color="E3E3E3"/>
                                    <w:left w:val="single" w:sz="2" w:space="0" w:color="E3E3E3"/>
                                    <w:bottom w:val="single" w:sz="2" w:space="0" w:color="E3E3E3"/>
                                    <w:right w:val="single" w:sz="2" w:space="0" w:color="E3E3E3"/>
                                  </w:divBdr>
                                  <w:divsChild>
                                    <w:div w:id="1072505592">
                                      <w:marLeft w:val="0"/>
                                      <w:marRight w:val="0"/>
                                      <w:marTop w:val="0"/>
                                      <w:marBottom w:val="0"/>
                                      <w:divBdr>
                                        <w:top w:val="single" w:sz="2" w:space="0" w:color="E3E3E3"/>
                                        <w:left w:val="single" w:sz="2" w:space="0" w:color="E3E3E3"/>
                                        <w:bottom w:val="single" w:sz="2" w:space="0" w:color="E3E3E3"/>
                                        <w:right w:val="single" w:sz="2" w:space="0" w:color="E3E3E3"/>
                                      </w:divBdr>
                                      <w:divsChild>
                                        <w:div w:id="1544059804">
                                          <w:marLeft w:val="0"/>
                                          <w:marRight w:val="0"/>
                                          <w:marTop w:val="0"/>
                                          <w:marBottom w:val="0"/>
                                          <w:divBdr>
                                            <w:top w:val="single" w:sz="2" w:space="0" w:color="E3E3E3"/>
                                            <w:left w:val="single" w:sz="2" w:space="0" w:color="E3E3E3"/>
                                            <w:bottom w:val="single" w:sz="2" w:space="0" w:color="E3E3E3"/>
                                            <w:right w:val="single" w:sz="2" w:space="0" w:color="E3E3E3"/>
                                          </w:divBdr>
                                          <w:divsChild>
                                            <w:div w:id="233854521">
                                              <w:marLeft w:val="0"/>
                                              <w:marRight w:val="0"/>
                                              <w:marTop w:val="0"/>
                                              <w:marBottom w:val="0"/>
                                              <w:divBdr>
                                                <w:top w:val="single" w:sz="2" w:space="0" w:color="E3E3E3"/>
                                                <w:left w:val="single" w:sz="2" w:space="0" w:color="E3E3E3"/>
                                                <w:bottom w:val="single" w:sz="2" w:space="0" w:color="E3E3E3"/>
                                                <w:right w:val="single" w:sz="2" w:space="0" w:color="E3E3E3"/>
                                              </w:divBdr>
                                              <w:divsChild>
                                                <w:div w:id="499543388">
                                                  <w:marLeft w:val="0"/>
                                                  <w:marRight w:val="0"/>
                                                  <w:marTop w:val="0"/>
                                                  <w:marBottom w:val="0"/>
                                                  <w:divBdr>
                                                    <w:top w:val="single" w:sz="2" w:space="0" w:color="E3E3E3"/>
                                                    <w:left w:val="single" w:sz="2" w:space="0" w:color="E3E3E3"/>
                                                    <w:bottom w:val="single" w:sz="2" w:space="0" w:color="E3E3E3"/>
                                                    <w:right w:val="single" w:sz="2" w:space="0" w:color="E3E3E3"/>
                                                  </w:divBdr>
                                                  <w:divsChild>
                                                    <w:div w:id="630282103">
                                                      <w:marLeft w:val="0"/>
                                                      <w:marRight w:val="0"/>
                                                      <w:marTop w:val="0"/>
                                                      <w:marBottom w:val="0"/>
                                                      <w:divBdr>
                                                        <w:top w:val="single" w:sz="2" w:space="0" w:color="E3E3E3"/>
                                                        <w:left w:val="single" w:sz="2" w:space="0" w:color="E3E3E3"/>
                                                        <w:bottom w:val="single" w:sz="2" w:space="0" w:color="E3E3E3"/>
                                                        <w:right w:val="single" w:sz="2" w:space="0" w:color="E3E3E3"/>
                                                      </w:divBdr>
                                                      <w:divsChild>
                                                        <w:div w:id="1029180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24430147">
          <w:marLeft w:val="0"/>
          <w:marRight w:val="0"/>
          <w:marTop w:val="0"/>
          <w:marBottom w:val="0"/>
          <w:divBdr>
            <w:top w:val="none" w:sz="0" w:space="0" w:color="auto"/>
            <w:left w:val="none" w:sz="0" w:space="0" w:color="auto"/>
            <w:bottom w:val="none" w:sz="0" w:space="0" w:color="auto"/>
            <w:right w:val="none" w:sz="0" w:space="0" w:color="auto"/>
          </w:divBdr>
          <w:divsChild>
            <w:div w:id="1378969492">
              <w:marLeft w:val="0"/>
              <w:marRight w:val="0"/>
              <w:marTop w:val="0"/>
              <w:marBottom w:val="0"/>
              <w:divBdr>
                <w:top w:val="single" w:sz="2" w:space="0" w:color="E3E3E3"/>
                <w:left w:val="single" w:sz="2" w:space="0" w:color="E3E3E3"/>
                <w:bottom w:val="single" w:sz="2" w:space="0" w:color="E3E3E3"/>
                <w:right w:val="single" w:sz="2" w:space="0" w:color="E3E3E3"/>
              </w:divBdr>
              <w:divsChild>
                <w:div w:id="1315334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607812431">
      <w:bodyDiv w:val="1"/>
      <w:marLeft w:val="0"/>
      <w:marRight w:val="0"/>
      <w:marTop w:val="0"/>
      <w:marBottom w:val="0"/>
      <w:divBdr>
        <w:top w:val="none" w:sz="0" w:space="0" w:color="auto"/>
        <w:left w:val="none" w:sz="0" w:space="0" w:color="auto"/>
        <w:bottom w:val="none" w:sz="0" w:space="0" w:color="auto"/>
        <w:right w:val="none" w:sz="0" w:space="0" w:color="auto"/>
      </w:divBdr>
    </w:div>
    <w:div w:id="697393677">
      <w:bodyDiv w:val="1"/>
      <w:marLeft w:val="0"/>
      <w:marRight w:val="0"/>
      <w:marTop w:val="0"/>
      <w:marBottom w:val="0"/>
      <w:divBdr>
        <w:top w:val="none" w:sz="0" w:space="0" w:color="auto"/>
        <w:left w:val="none" w:sz="0" w:space="0" w:color="auto"/>
        <w:bottom w:val="none" w:sz="0" w:space="0" w:color="auto"/>
        <w:right w:val="none" w:sz="0" w:space="0" w:color="auto"/>
      </w:divBdr>
    </w:div>
    <w:div w:id="944730849">
      <w:bodyDiv w:val="1"/>
      <w:marLeft w:val="0"/>
      <w:marRight w:val="0"/>
      <w:marTop w:val="0"/>
      <w:marBottom w:val="0"/>
      <w:divBdr>
        <w:top w:val="none" w:sz="0" w:space="0" w:color="auto"/>
        <w:left w:val="none" w:sz="0" w:space="0" w:color="auto"/>
        <w:bottom w:val="none" w:sz="0" w:space="0" w:color="auto"/>
        <w:right w:val="none" w:sz="0" w:space="0" w:color="auto"/>
      </w:divBdr>
    </w:div>
    <w:div w:id="952519471">
      <w:bodyDiv w:val="1"/>
      <w:marLeft w:val="0"/>
      <w:marRight w:val="0"/>
      <w:marTop w:val="0"/>
      <w:marBottom w:val="0"/>
      <w:divBdr>
        <w:top w:val="none" w:sz="0" w:space="0" w:color="auto"/>
        <w:left w:val="none" w:sz="0" w:space="0" w:color="auto"/>
        <w:bottom w:val="none" w:sz="0" w:space="0" w:color="auto"/>
        <w:right w:val="none" w:sz="0" w:space="0" w:color="auto"/>
      </w:divBdr>
    </w:div>
    <w:div w:id="995112635">
      <w:bodyDiv w:val="1"/>
      <w:marLeft w:val="0"/>
      <w:marRight w:val="0"/>
      <w:marTop w:val="0"/>
      <w:marBottom w:val="0"/>
      <w:divBdr>
        <w:top w:val="none" w:sz="0" w:space="0" w:color="auto"/>
        <w:left w:val="none" w:sz="0" w:space="0" w:color="auto"/>
        <w:bottom w:val="none" w:sz="0" w:space="0" w:color="auto"/>
        <w:right w:val="none" w:sz="0" w:space="0" w:color="auto"/>
      </w:divBdr>
    </w:div>
    <w:div w:id="1021007665">
      <w:bodyDiv w:val="1"/>
      <w:marLeft w:val="0"/>
      <w:marRight w:val="0"/>
      <w:marTop w:val="0"/>
      <w:marBottom w:val="0"/>
      <w:divBdr>
        <w:top w:val="none" w:sz="0" w:space="0" w:color="auto"/>
        <w:left w:val="none" w:sz="0" w:space="0" w:color="auto"/>
        <w:bottom w:val="none" w:sz="0" w:space="0" w:color="auto"/>
        <w:right w:val="none" w:sz="0" w:space="0" w:color="auto"/>
      </w:divBdr>
    </w:div>
    <w:div w:id="1113865893">
      <w:bodyDiv w:val="1"/>
      <w:marLeft w:val="0"/>
      <w:marRight w:val="0"/>
      <w:marTop w:val="0"/>
      <w:marBottom w:val="0"/>
      <w:divBdr>
        <w:top w:val="none" w:sz="0" w:space="0" w:color="auto"/>
        <w:left w:val="none" w:sz="0" w:space="0" w:color="auto"/>
        <w:bottom w:val="none" w:sz="0" w:space="0" w:color="auto"/>
        <w:right w:val="none" w:sz="0" w:space="0" w:color="auto"/>
      </w:divBdr>
    </w:div>
    <w:div w:id="1162626950">
      <w:bodyDiv w:val="1"/>
      <w:marLeft w:val="0"/>
      <w:marRight w:val="0"/>
      <w:marTop w:val="0"/>
      <w:marBottom w:val="0"/>
      <w:divBdr>
        <w:top w:val="none" w:sz="0" w:space="0" w:color="auto"/>
        <w:left w:val="none" w:sz="0" w:space="0" w:color="auto"/>
        <w:bottom w:val="none" w:sz="0" w:space="0" w:color="auto"/>
        <w:right w:val="none" w:sz="0" w:space="0" w:color="auto"/>
      </w:divBdr>
    </w:div>
    <w:div w:id="1208034188">
      <w:bodyDiv w:val="1"/>
      <w:marLeft w:val="0"/>
      <w:marRight w:val="0"/>
      <w:marTop w:val="0"/>
      <w:marBottom w:val="0"/>
      <w:divBdr>
        <w:top w:val="none" w:sz="0" w:space="0" w:color="auto"/>
        <w:left w:val="none" w:sz="0" w:space="0" w:color="auto"/>
        <w:bottom w:val="none" w:sz="0" w:space="0" w:color="auto"/>
        <w:right w:val="none" w:sz="0" w:space="0" w:color="auto"/>
      </w:divBdr>
    </w:div>
    <w:div w:id="1214807188">
      <w:bodyDiv w:val="1"/>
      <w:marLeft w:val="0"/>
      <w:marRight w:val="0"/>
      <w:marTop w:val="0"/>
      <w:marBottom w:val="0"/>
      <w:divBdr>
        <w:top w:val="none" w:sz="0" w:space="0" w:color="auto"/>
        <w:left w:val="none" w:sz="0" w:space="0" w:color="auto"/>
        <w:bottom w:val="none" w:sz="0" w:space="0" w:color="auto"/>
        <w:right w:val="none" w:sz="0" w:space="0" w:color="auto"/>
      </w:divBdr>
    </w:div>
    <w:div w:id="1229457068">
      <w:bodyDiv w:val="1"/>
      <w:marLeft w:val="0"/>
      <w:marRight w:val="0"/>
      <w:marTop w:val="0"/>
      <w:marBottom w:val="0"/>
      <w:divBdr>
        <w:top w:val="none" w:sz="0" w:space="0" w:color="auto"/>
        <w:left w:val="none" w:sz="0" w:space="0" w:color="auto"/>
        <w:bottom w:val="none" w:sz="0" w:space="0" w:color="auto"/>
        <w:right w:val="none" w:sz="0" w:space="0" w:color="auto"/>
      </w:divBdr>
    </w:div>
    <w:div w:id="1437096431">
      <w:bodyDiv w:val="1"/>
      <w:marLeft w:val="0"/>
      <w:marRight w:val="0"/>
      <w:marTop w:val="0"/>
      <w:marBottom w:val="0"/>
      <w:divBdr>
        <w:top w:val="none" w:sz="0" w:space="0" w:color="auto"/>
        <w:left w:val="none" w:sz="0" w:space="0" w:color="auto"/>
        <w:bottom w:val="none" w:sz="0" w:space="0" w:color="auto"/>
        <w:right w:val="none" w:sz="0" w:space="0" w:color="auto"/>
      </w:divBdr>
      <w:divsChild>
        <w:div w:id="214656850">
          <w:marLeft w:val="547"/>
          <w:marRight w:val="0"/>
          <w:marTop w:val="0"/>
          <w:marBottom w:val="240"/>
          <w:divBdr>
            <w:top w:val="none" w:sz="0" w:space="0" w:color="auto"/>
            <w:left w:val="none" w:sz="0" w:space="0" w:color="auto"/>
            <w:bottom w:val="none" w:sz="0" w:space="0" w:color="auto"/>
            <w:right w:val="none" w:sz="0" w:space="0" w:color="auto"/>
          </w:divBdr>
        </w:div>
      </w:divsChild>
    </w:div>
    <w:div w:id="1479108191">
      <w:bodyDiv w:val="1"/>
      <w:marLeft w:val="0"/>
      <w:marRight w:val="0"/>
      <w:marTop w:val="0"/>
      <w:marBottom w:val="0"/>
      <w:divBdr>
        <w:top w:val="none" w:sz="0" w:space="0" w:color="auto"/>
        <w:left w:val="none" w:sz="0" w:space="0" w:color="auto"/>
        <w:bottom w:val="none" w:sz="0" w:space="0" w:color="auto"/>
        <w:right w:val="none" w:sz="0" w:space="0" w:color="auto"/>
      </w:divBdr>
      <w:divsChild>
        <w:div w:id="1435858401">
          <w:marLeft w:val="547"/>
          <w:marRight w:val="0"/>
          <w:marTop w:val="0"/>
          <w:marBottom w:val="240"/>
          <w:divBdr>
            <w:top w:val="none" w:sz="0" w:space="0" w:color="auto"/>
            <w:left w:val="none" w:sz="0" w:space="0" w:color="auto"/>
            <w:bottom w:val="none" w:sz="0" w:space="0" w:color="auto"/>
            <w:right w:val="none" w:sz="0" w:space="0" w:color="auto"/>
          </w:divBdr>
        </w:div>
      </w:divsChild>
    </w:div>
    <w:div w:id="1757553635">
      <w:bodyDiv w:val="1"/>
      <w:marLeft w:val="0"/>
      <w:marRight w:val="0"/>
      <w:marTop w:val="0"/>
      <w:marBottom w:val="0"/>
      <w:divBdr>
        <w:top w:val="none" w:sz="0" w:space="0" w:color="auto"/>
        <w:left w:val="none" w:sz="0" w:space="0" w:color="auto"/>
        <w:bottom w:val="none" w:sz="0" w:space="0" w:color="auto"/>
        <w:right w:val="none" w:sz="0" w:space="0" w:color="auto"/>
      </w:divBdr>
      <w:divsChild>
        <w:div w:id="1594779855">
          <w:marLeft w:val="547"/>
          <w:marRight w:val="0"/>
          <w:marTop w:val="0"/>
          <w:marBottom w:val="240"/>
          <w:divBdr>
            <w:top w:val="none" w:sz="0" w:space="0" w:color="auto"/>
            <w:left w:val="none" w:sz="0" w:space="0" w:color="auto"/>
            <w:bottom w:val="none" w:sz="0" w:space="0" w:color="auto"/>
            <w:right w:val="none" w:sz="0" w:space="0" w:color="auto"/>
          </w:divBdr>
        </w:div>
      </w:divsChild>
    </w:div>
    <w:div w:id="1813448615">
      <w:bodyDiv w:val="1"/>
      <w:marLeft w:val="0"/>
      <w:marRight w:val="0"/>
      <w:marTop w:val="0"/>
      <w:marBottom w:val="0"/>
      <w:divBdr>
        <w:top w:val="none" w:sz="0" w:space="0" w:color="auto"/>
        <w:left w:val="none" w:sz="0" w:space="0" w:color="auto"/>
        <w:bottom w:val="none" w:sz="0" w:space="0" w:color="auto"/>
        <w:right w:val="none" w:sz="0" w:space="0" w:color="auto"/>
      </w:divBdr>
      <w:divsChild>
        <w:div w:id="1624536920">
          <w:marLeft w:val="0"/>
          <w:marRight w:val="0"/>
          <w:marTop w:val="0"/>
          <w:marBottom w:val="0"/>
          <w:divBdr>
            <w:top w:val="single" w:sz="2" w:space="0" w:color="E3E3E3"/>
            <w:left w:val="single" w:sz="2" w:space="0" w:color="E3E3E3"/>
            <w:bottom w:val="single" w:sz="2" w:space="0" w:color="E3E3E3"/>
            <w:right w:val="single" w:sz="2" w:space="0" w:color="E3E3E3"/>
          </w:divBdr>
          <w:divsChild>
            <w:div w:id="1336880701">
              <w:marLeft w:val="0"/>
              <w:marRight w:val="0"/>
              <w:marTop w:val="0"/>
              <w:marBottom w:val="0"/>
              <w:divBdr>
                <w:top w:val="single" w:sz="2" w:space="0" w:color="E3E3E3"/>
                <w:left w:val="single" w:sz="2" w:space="0" w:color="E3E3E3"/>
                <w:bottom w:val="single" w:sz="2" w:space="0" w:color="E3E3E3"/>
                <w:right w:val="single" w:sz="2" w:space="0" w:color="E3E3E3"/>
              </w:divBdr>
              <w:divsChild>
                <w:div w:id="563373859">
                  <w:marLeft w:val="0"/>
                  <w:marRight w:val="0"/>
                  <w:marTop w:val="0"/>
                  <w:marBottom w:val="0"/>
                  <w:divBdr>
                    <w:top w:val="single" w:sz="2" w:space="0" w:color="E3E3E3"/>
                    <w:left w:val="single" w:sz="2" w:space="0" w:color="E3E3E3"/>
                    <w:bottom w:val="single" w:sz="2" w:space="0" w:color="E3E3E3"/>
                    <w:right w:val="single" w:sz="2" w:space="0" w:color="E3E3E3"/>
                  </w:divBdr>
                  <w:divsChild>
                    <w:div w:id="233901314">
                      <w:marLeft w:val="0"/>
                      <w:marRight w:val="0"/>
                      <w:marTop w:val="0"/>
                      <w:marBottom w:val="0"/>
                      <w:divBdr>
                        <w:top w:val="single" w:sz="2" w:space="0" w:color="E3E3E3"/>
                        <w:left w:val="single" w:sz="2" w:space="0" w:color="E3E3E3"/>
                        <w:bottom w:val="single" w:sz="2" w:space="0" w:color="E3E3E3"/>
                        <w:right w:val="single" w:sz="2" w:space="0" w:color="E3E3E3"/>
                      </w:divBdr>
                      <w:divsChild>
                        <w:div w:id="1294289685">
                          <w:marLeft w:val="0"/>
                          <w:marRight w:val="0"/>
                          <w:marTop w:val="0"/>
                          <w:marBottom w:val="0"/>
                          <w:divBdr>
                            <w:top w:val="single" w:sz="2" w:space="0" w:color="E3E3E3"/>
                            <w:left w:val="single" w:sz="2" w:space="0" w:color="E3E3E3"/>
                            <w:bottom w:val="single" w:sz="2" w:space="0" w:color="E3E3E3"/>
                            <w:right w:val="single" w:sz="2" w:space="0" w:color="E3E3E3"/>
                          </w:divBdr>
                          <w:divsChild>
                            <w:div w:id="1665278130">
                              <w:marLeft w:val="0"/>
                              <w:marRight w:val="0"/>
                              <w:marTop w:val="0"/>
                              <w:marBottom w:val="0"/>
                              <w:divBdr>
                                <w:top w:val="single" w:sz="2" w:space="0" w:color="E3E3E3"/>
                                <w:left w:val="single" w:sz="2" w:space="0" w:color="E3E3E3"/>
                                <w:bottom w:val="single" w:sz="2" w:space="0" w:color="E3E3E3"/>
                                <w:right w:val="single" w:sz="2" w:space="0" w:color="E3E3E3"/>
                              </w:divBdr>
                              <w:divsChild>
                                <w:div w:id="104928403">
                                  <w:marLeft w:val="0"/>
                                  <w:marRight w:val="0"/>
                                  <w:marTop w:val="100"/>
                                  <w:marBottom w:val="100"/>
                                  <w:divBdr>
                                    <w:top w:val="single" w:sz="2" w:space="0" w:color="E3E3E3"/>
                                    <w:left w:val="single" w:sz="2" w:space="0" w:color="E3E3E3"/>
                                    <w:bottom w:val="single" w:sz="2" w:space="0" w:color="E3E3E3"/>
                                    <w:right w:val="single" w:sz="2" w:space="0" w:color="E3E3E3"/>
                                  </w:divBdr>
                                  <w:divsChild>
                                    <w:div w:id="1667047750">
                                      <w:marLeft w:val="0"/>
                                      <w:marRight w:val="0"/>
                                      <w:marTop w:val="0"/>
                                      <w:marBottom w:val="0"/>
                                      <w:divBdr>
                                        <w:top w:val="single" w:sz="2" w:space="0" w:color="E3E3E3"/>
                                        <w:left w:val="single" w:sz="2" w:space="0" w:color="E3E3E3"/>
                                        <w:bottom w:val="single" w:sz="2" w:space="0" w:color="E3E3E3"/>
                                        <w:right w:val="single" w:sz="2" w:space="0" w:color="E3E3E3"/>
                                      </w:divBdr>
                                      <w:divsChild>
                                        <w:div w:id="1690182684">
                                          <w:marLeft w:val="0"/>
                                          <w:marRight w:val="0"/>
                                          <w:marTop w:val="0"/>
                                          <w:marBottom w:val="0"/>
                                          <w:divBdr>
                                            <w:top w:val="single" w:sz="2" w:space="0" w:color="E3E3E3"/>
                                            <w:left w:val="single" w:sz="2" w:space="0" w:color="E3E3E3"/>
                                            <w:bottom w:val="single" w:sz="2" w:space="0" w:color="E3E3E3"/>
                                            <w:right w:val="single" w:sz="2" w:space="0" w:color="E3E3E3"/>
                                          </w:divBdr>
                                          <w:divsChild>
                                            <w:div w:id="1858234368">
                                              <w:marLeft w:val="0"/>
                                              <w:marRight w:val="0"/>
                                              <w:marTop w:val="0"/>
                                              <w:marBottom w:val="0"/>
                                              <w:divBdr>
                                                <w:top w:val="single" w:sz="2" w:space="0" w:color="E3E3E3"/>
                                                <w:left w:val="single" w:sz="2" w:space="0" w:color="E3E3E3"/>
                                                <w:bottom w:val="single" w:sz="2" w:space="0" w:color="E3E3E3"/>
                                                <w:right w:val="single" w:sz="2" w:space="0" w:color="E3E3E3"/>
                                              </w:divBdr>
                                              <w:divsChild>
                                                <w:div w:id="688335734">
                                                  <w:marLeft w:val="0"/>
                                                  <w:marRight w:val="0"/>
                                                  <w:marTop w:val="0"/>
                                                  <w:marBottom w:val="0"/>
                                                  <w:divBdr>
                                                    <w:top w:val="single" w:sz="2" w:space="0" w:color="E3E3E3"/>
                                                    <w:left w:val="single" w:sz="2" w:space="0" w:color="E3E3E3"/>
                                                    <w:bottom w:val="single" w:sz="2" w:space="0" w:color="E3E3E3"/>
                                                    <w:right w:val="single" w:sz="2" w:space="0" w:color="E3E3E3"/>
                                                  </w:divBdr>
                                                  <w:divsChild>
                                                    <w:div w:id="1588727983">
                                                      <w:marLeft w:val="0"/>
                                                      <w:marRight w:val="0"/>
                                                      <w:marTop w:val="0"/>
                                                      <w:marBottom w:val="0"/>
                                                      <w:divBdr>
                                                        <w:top w:val="single" w:sz="2" w:space="0" w:color="E3E3E3"/>
                                                        <w:left w:val="single" w:sz="2" w:space="0" w:color="E3E3E3"/>
                                                        <w:bottom w:val="single" w:sz="2" w:space="0" w:color="E3E3E3"/>
                                                        <w:right w:val="single" w:sz="2" w:space="0" w:color="E3E3E3"/>
                                                      </w:divBdr>
                                                      <w:divsChild>
                                                        <w:div w:id="10198884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58581775">
          <w:marLeft w:val="0"/>
          <w:marRight w:val="0"/>
          <w:marTop w:val="0"/>
          <w:marBottom w:val="0"/>
          <w:divBdr>
            <w:top w:val="none" w:sz="0" w:space="0" w:color="auto"/>
            <w:left w:val="none" w:sz="0" w:space="0" w:color="auto"/>
            <w:bottom w:val="none" w:sz="0" w:space="0" w:color="auto"/>
            <w:right w:val="none" w:sz="0" w:space="0" w:color="auto"/>
          </w:divBdr>
          <w:divsChild>
            <w:div w:id="413473486">
              <w:marLeft w:val="0"/>
              <w:marRight w:val="0"/>
              <w:marTop w:val="0"/>
              <w:marBottom w:val="0"/>
              <w:divBdr>
                <w:top w:val="single" w:sz="2" w:space="0" w:color="E3E3E3"/>
                <w:left w:val="single" w:sz="2" w:space="0" w:color="E3E3E3"/>
                <w:bottom w:val="single" w:sz="2" w:space="0" w:color="E3E3E3"/>
                <w:right w:val="single" w:sz="2" w:space="0" w:color="E3E3E3"/>
              </w:divBdr>
              <w:divsChild>
                <w:div w:id="660502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81630593">
      <w:bodyDiv w:val="1"/>
      <w:marLeft w:val="0"/>
      <w:marRight w:val="0"/>
      <w:marTop w:val="0"/>
      <w:marBottom w:val="0"/>
      <w:divBdr>
        <w:top w:val="none" w:sz="0" w:space="0" w:color="auto"/>
        <w:left w:val="none" w:sz="0" w:space="0" w:color="auto"/>
        <w:bottom w:val="none" w:sz="0" w:space="0" w:color="auto"/>
        <w:right w:val="none" w:sz="0" w:space="0" w:color="auto"/>
      </w:divBdr>
      <w:divsChild>
        <w:div w:id="1578053845">
          <w:marLeft w:val="547"/>
          <w:marRight w:val="0"/>
          <w:marTop w:val="0"/>
          <w:marBottom w:val="240"/>
          <w:divBdr>
            <w:top w:val="none" w:sz="0" w:space="0" w:color="auto"/>
            <w:left w:val="none" w:sz="0" w:space="0" w:color="auto"/>
            <w:bottom w:val="none" w:sz="0" w:space="0" w:color="auto"/>
            <w:right w:val="none" w:sz="0" w:space="0" w:color="auto"/>
          </w:divBdr>
        </w:div>
      </w:divsChild>
    </w:div>
    <w:div w:id="1993873773">
      <w:bodyDiv w:val="1"/>
      <w:marLeft w:val="0"/>
      <w:marRight w:val="0"/>
      <w:marTop w:val="0"/>
      <w:marBottom w:val="0"/>
      <w:divBdr>
        <w:top w:val="none" w:sz="0" w:space="0" w:color="auto"/>
        <w:left w:val="none" w:sz="0" w:space="0" w:color="auto"/>
        <w:bottom w:val="none" w:sz="0" w:space="0" w:color="auto"/>
        <w:right w:val="none" w:sz="0" w:space="0" w:color="auto"/>
      </w:divBdr>
    </w:div>
    <w:div w:id="2004313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archive.ics.uci.edu/ml"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microsoft.com/office/2011/relationships/people" Target="people.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39ED7-09A8-C84D-B816-C8B9895F4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2961</Words>
  <Characters>16878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Nadam, Ruthwik</dc:creator>
  <cp:keywords/>
  <dc:description/>
  <cp:lastModifiedBy>Nadam, Ruthwik</cp:lastModifiedBy>
  <cp:revision>6</cp:revision>
  <dcterms:created xsi:type="dcterms:W3CDTF">2024-05-03T06:38:00Z</dcterms:created>
  <dcterms:modified xsi:type="dcterms:W3CDTF">2024-05-03T15:18:00Z</dcterms:modified>
</cp:coreProperties>
</file>